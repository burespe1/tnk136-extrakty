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AAB7C4B" w14:textId="77777777" w:rsidR="00B45E5B" w:rsidRPr="00877D3F" w:rsidRDefault="001749E3">
      <w:pPr>
        <w:pStyle w:val="Title"/>
      </w:pPr>
      <w:r w:rsidRPr="00877D3F">
        <w:rPr>
          <w:noProof/>
          <w:lang w:val="en-US" w:eastAsia="en-US" w:bidi="ar-SA"/>
        </w:rPr>
        <w:drawing>
          <wp:anchor distT="0" distB="0" distL="114300" distR="114300" simplePos="0" relativeHeight="251657728" behindDoc="1" locked="0" layoutInCell="1" allowOverlap="1" wp14:anchorId="24262C6F" wp14:editId="67836474">
            <wp:simplePos x="0" y="0"/>
            <wp:positionH relativeFrom="page">
              <wp:posOffset>0</wp:posOffset>
            </wp:positionH>
            <wp:positionV relativeFrom="page">
              <wp:posOffset>-449580</wp:posOffset>
            </wp:positionV>
            <wp:extent cx="75565" cy="151765"/>
            <wp:effectExtent l="0" t="0" r="0" b="0"/>
            <wp:wrapSquare wrapText="bothSides"/>
            <wp:docPr id="4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jdgxs"/>
      <w:bookmarkEnd w:id="0"/>
      <w:r w:rsidR="00B45E5B" w:rsidRPr="00877D3F">
        <w:t>EXTRAKT z technické specifikace ISO</w:t>
      </w:r>
    </w:p>
    <w:p w14:paraId="2FCC17EC" w14:textId="77777777" w:rsidR="00B45E5B" w:rsidRPr="00877D3F" w:rsidRDefault="00B45E5B">
      <w:pPr>
        <w:spacing w:after="0" w:line="100" w:lineRule="atLeast"/>
        <w:rPr>
          <w:sz w:val="16"/>
          <w:szCs w:val="16"/>
        </w:rPr>
      </w:pPr>
      <w:r w:rsidRPr="00877D3F">
        <w:rPr>
          <w:b/>
        </w:rPr>
        <w:t>Extrakt nenahrazuje samotnou technickou normu, je pouze informativním materiálem o normě.</w:t>
      </w:r>
    </w:p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B45E5B" w:rsidRPr="00877D3F" w14:paraId="40E4E845" w14:textId="77777777">
        <w:trPr>
          <w:trHeight w:val="1200"/>
        </w:trPr>
        <w:tc>
          <w:tcPr>
            <w:tcW w:w="67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F71B56F" w14:textId="77777777" w:rsidR="00B45E5B" w:rsidRPr="00877D3F" w:rsidRDefault="009D0278" w:rsidP="000D39BE">
            <w:pPr>
              <w:pStyle w:val="Subtitle"/>
              <w:rPr>
                <w:i w:val="0"/>
              </w:rPr>
            </w:pPr>
            <w:bookmarkStart w:id="1" w:name="_30j0zll"/>
            <w:bookmarkEnd w:id="1"/>
            <w:r w:rsidRPr="00877D3F">
              <w:rPr>
                <w:i w:val="0"/>
              </w:rPr>
              <w:t>Inteligentní dopravní systémy – Dopravní a cestovní informace v dopravním protokolu expertní skupiny, 2. generace (TPEG2) – Část 1</w:t>
            </w:r>
            <w:r w:rsidR="000D39BE">
              <w:rPr>
                <w:i w:val="0"/>
              </w:rPr>
              <w:t>6</w:t>
            </w:r>
            <w:r w:rsidRPr="00877D3F">
              <w:rPr>
                <w:i w:val="0"/>
              </w:rPr>
              <w:t xml:space="preserve">: </w:t>
            </w:r>
            <w:r w:rsidR="000D39BE" w:rsidRPr="000D39BE">
              <w:rPr>
                <w:i w:val="0"/>
              </w:rPr>
              <w:t>Aplikace pro informace o cenách pohonných hmot</w:t>
            </w:r>
            <w:r w:rsidR="000D39BE">
              <w:rPr>
                <w:i w:val="0"/>
              </w:rPr>
              <w:t xml:space="preserve"> (FPI</w:t>
            </w:r>
            <w:r w:rsidR="00BA22CA" w:rsidRPr="00BA22CA">
              <w:rPr>
                <w:i w:val="0"/>
              </w:rPr>
              <w:t>)</w:t>
            </w:r>
          </w:p>
        </w:tc>
        <w:tc>
          <w:tcPr>
            <w:tcW w:w="226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84A6CD1" w14:textId="77777777" w:rsidR="00B45E5B" w:rsidRPr="00877D3F" w:rsidRDefault="00B45E5B">
            <w:pPr>
              <w:spacing w:before="180" w:after="0" w:line="100" w:lineRule="atLeast"/>
              <w:jc w:val="left"/>
            </w:pPr>
            <w:r w:rsidRPr="00877D3F">
              <w:rPr>
                <w:b/>
                <w:sz w:val="32"/>
                <w:szCs w:val="32"/>
              </w:rPr>
              <w:t>ISO/TS 21219-1</w:t>
            </w:r>
            <w:r w:rsidR="000D39BE">
              <w:rPr>
                <w:b/>
                <w:sz w:val="32"/>
                <w:szCs w:val="32"/>
              </w:rPr>
              <w:t>6</w:t>
            </w:r>
          </w:p>
          <w:p w14:paraId="6A3D73C0" w14:textId="77777777" w:rsidR="00B45E5B" w:rsidRPr="00877D3F" w:rsidRDefault="00B45E5B">
            <w:pPr>
              <w:spacing w:before="80" w:after="80" w:line="100" w:lineRule="atLeast"/>
              <w:jc w:val="left"/>
            </w:pPr>
          </w:p>
          <w:p w14:paraId="528E872F" w14:textId="77777777" w:rsidR="00B45E5B" w:rsidRPr="00877D3F" w:rsidRDefault="00B45E5B">
            <w:pPr>
              <w:spacing w:before="80" w:after="80" w:line="100" w:lineRule="atLeast"/>
              <w:jc w:val="left"/>
            </w:pPr>
            <w:r w:rsidRPr="00877D3F">
              <w:rPr>
                <w:sz w:val="28"/>
                <w:szCs w:val="28"/>
              </w:rPr>
              <w:t>01 8388</w:t>
            </w:r>
          </w:p>
        </w:tc>
      </w:tr>
    </w:tbl>
    <w:p w14:paraId="28AF82DF" w14:textId="77777777" w:rsidR="00B45E5B" w:rsidRPr="00877D3F" w:rsidRDefault="00087A80" w:rsidP="00087A80">
      <w:pPr>
        <w:keepNext/>
        <w:keepLines/>
        <w:tabs>
          <w:tab w:val="left" w:pos="7920"/>
        </w:tabs>
        <w:spacing w:before="240" w:after="360" w:line="100" w:lineRule="atLeast"/>
        <w:jc w:val="right"/>
      </w:pPr>
      <w:r>
        <w:rPr>
          <w:sz w:val="28"/>
          <w:szCs w:val="28"/>
        </w:rPr>
        <w:t>Vydána</w:t>
      </w:r>
      <w:r w:rsidR="009D0278" w:rsidRPr="00877D3F">
        <w:rPr>
          <w:sz w:val="28"/>
          <w:szCs w:val="28"/>
        </w:rPr>
        <w:t xml:space="preserve"> 2016</w:t>
      </w:r>
      <w:r>
        <w:rPr>
          <w:sz w:val="28"/>
          <w:szCs w:val="28"/>
        </w:rPr>
        <w:t xml:space="preserve">, </w:t>
      </w:r>
      <w:r w:rsidR="008D7EB3">
        <w:rPr>
          <w:sz w:val="28"/>
          <w:szCs w:val="28"/>
        </w:rPr>
        <w:t>76</w:t>
      </w:r>
      <w:r w:rsidR="00B45E5B" w:rsidRPr="00877D3F">
        <w:rPr>
          <w:sz w:val="28"/>
          <w:szCs w:val="28"/>
        </w:rPr>
        <w:t xml:space="preserve"> stran</w:t>
      </w:r>
    </w:p>
    <w:p w14:paraId="703C7CC0" w14:textId="77777777" w:rsidR="00B45E5B" w:rsidRPr="00877D3F" w:rsidRDefault="00B45E5B">
      <w:pPr>
        <w:pStyle w:val="Heading1"/>
      </w:pPr>
      <w:bookmarkStart w:id="2" w:name="_1fob9te"/>
      <w:bookmarkEnd w:id="2"/>
      <w:r w:rsidRPr="00877D3F">
        <w:t>Úvod</w:t>
      </w:r>
    </w:p>
    <w:p w14:paraId="5B8AC67D" w14:textId="77777777" w:rsidR="00AE7A51" w:rsidRPr="00877D3F" w:rsidRDefault="00AE7A51" w:rsidP="00AE7A51">
      <w: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14:paraId="75ED833F" w14:textId="77777777" w:rsidR="00AE7A51" w:rsidRPr="00877D3F" w:rsidRDefault="00AE7A51" w:rsidP="00AE7A51">
      <w: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14:paraId="33D0FFEC" w14:textId="77777777" w:rsidR="00AE7A51" w:rsidRPr="00877D3F" w:rsidRDefault="00AE7A51" w:rsidP="00AE7A51">
      <w:r>
        <w:t xml:space="preserve">Více informací o kontextu TPEG je obsaženo v úvodu extraktu k části 1 normy TPEG (21219-1).</w:t>
      </w:r>
    </w:p>
    <w:p w14:paraId="63D65E97" w14:textId="77777777" w:rsidR="00AE7A51" w:rsidRPr="00877D3F" w:rsidRDefault="00AE7A51" w:rsidP="00AE7A51">
      <w: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14:paraId="31F7B47A" w14:textId="77777777" w:rsidR="00AE7A51" w:rsidRPr="00877D3F" w:rsidRDefault="00AE7A51" w:rsidP="00AE7A51">
      <w:r>
        <w:t xml:space="preserve">Tento extrakt (dále jen “popisovaný dokument”) popisuje část 16 normy TPEG „Aplikace pro informace o cenách pohonných hmot” (TPEG2-FPI), která specifikuje informace o čerpacích stanicích, jejich umístění, nabízených druzích paliva a informacích o cenách a dostupnosti paliva.</w:t>
      </w:r>
    </w:p>
    <w:p w14:paraId="06D37C33" w14:textId="77777777" w:rsidR="00AE7A51" w:rsidRPr="00877D3F" w:rsidRDefault="00AE7A51" w:rsidP="00AE7A51">
      <w:r>
        <w:rPr>
          <w:i/>
        </w:rPr>
        <w:t xml:space="preserve">Poznámka: Extrakt uvádí vybrané kapitoly popisovaného dokumentu a přejímá původní číslování kapitol.</w:t>
      </w:r>
    </w:p>
    <w:p w14:paraId="7A5055C3" w14:textId="77777777" w:rsidR="00B45E5B" w:rsidRPr="00877D3F" w:rsidRDefault="00B45E5B">
      <w:pPr>
        <w:pStyle w:val="Heading1"/>
      </w:pPr>
      <w:bookmarkStart w:id="5" w:name="_iq4c9lk7sli0"/>
      <w:bookmarkEnd w:id="5"/>
      <w:r w:rsidRPr="00877D3F">
        <w:t>Užití</w:t>
      </w:r>
    </w:p>
    <w:p w14:paraId="76F7249B" w14:textId="77777777" w:rsidR="00B45E5B" w:rsidRPr="00877D3F" w:rsidRDefault="00B45E5B">
      <w:r w:rsidRPr="00877D3F">
        <w:t>Popisovaný dokument stanovuje strukturu aplikace pro</w:t>
      </w:r>
      <w:r w:rsidRPr="00877D3F">
        <w:rPr>
          <w:b/>
          <w:bCs/>
        </w:rPr>
        <w:t xml:space="preserve"> </w:t>
      </w:r>
      <w:r w:rsidR="003B7624" w:rsidRPr="00AC24CA">
        <w:t xml:space="preserve">informace </w:t>
      </w:r>
      <w:r w:rsidR="00525C21" w:rsidRPr="00525C21">
        <w:t>o čerpacích stanicích, jejich umístění, nabízených druzích paliva a informacích o cenách a dostupnosti paliva</w:t>
      </w:r>
      <w:r w:rsidR="00525C21">
        <w:t>.</w:t>
      </w:r>
      <w:r w:rsidR="005155BC">
        <w:t xml:space="preserve"> </w:t>
      </w:r>
      <w:r w:rsidRPr="00877D3F">
        <w:t xml:space="preserve">Popisovaný dokument je nezbytný pro </w:t>
      </w:r>
      <w:r w:rsidRPr="00877D3F">
        <w:rPr>
          <w:b/>
        </w:rPr>
        <w:t>poskytovatele i příjemce</w:t>
      </w:r>
      <w:r w:rsidRPr="00877D3F">
        <w:t xml:space="preserve"> dopravních informací, jejich programátory, kteří pracují se samotným formátem XML či programují datové proudy pro DAB. </w:t>
      </w:r>
    </w:p>
    <w:p w14:paraId="02443770" w14:textId="77777777" w:rsidR="00B45E5B" w:rsidRDefault="00B45E5B">
      <w:pPr>
        <w:pStyle w:val="Heading1"/>
      </w:pPr>
      <w:bookmarkStart w:id="6" w:name="_1t3h5sf"/>
      <w:bookmarkEnd w:id="6"/>
      <w:r w:rsidRPr="00877D3F">
        <w:t>1 Předmět</w:t>
      </w:r>
    </w:p>
    <w:p w14:paraId="0E0F712C" w14:textId="77777777" w:rsidR="006A7962" w:rsidRDefault="00B45E5B" w:rsidP="005155BC">
      <w:r>
        <w:t xml:space="preserve">Popisovaný dokument definuje aplikaci TPEG2-FPI „Aplikace pro informace o cenách pohonných hmot“. Ta umožňuje předávat aktuální informace o čerpacích stanicích, jejich umístění, nabízené druhy paliva a ceny a dostupnost paliva (i nových druhů paliv a typů konektorů).</w:t>
      </w:r>
    </w:p>
    <w:p w14:paraId="1897138E" w14:textId="77777777" w:rsidR="006A7962" w:rsidRDefault="006A7962" w:rsidP="005155BC">
      <w:r>
        <w:t>Aplikace TPEG FPI je navržena jako doplňková služba s nízkými nároky na přenosovou kapacitu.</w:t>
      </w:r>
    </w:p>
    <w:p w14:paraId="76D5FE75" w14:textId="77777777" w:rsidR="00B45E5B" w:rsidRPr="00877D3F" w:rsidRDefault="00B45E5B">
      <w:pPr>
        <w:pStyle w:val="Heading1"/>
      </w:pPr>
      <w:r w:rsidRPr="00877D3F">
        <w:t>2 Souvisící normy</w:t>
      </w:r>
    </w:p>
    <w:p w14:paraId="0A8FC079" w14:textId="77777777" w:rsidR="00B45E5B" w:rsidRPr="00877D3F" w:rsidRDefault="006203E9">
      <w:r>
        <w:t xml:space="preserve">Tento dokument uvádí 9 normativních odkazů na normu TPEG2 ISO 21219  části 1-6 a 9 stanovující sestavení zpráv z kontejnerů, odvození z modelu UML, vysílání zpráv a jejich signalizaci. Dále jsou to dvě normy na popis polohy. Norma TPEG1 ISO/TS 18234-11 kontejner pro popis polohy a norma ISO 17572-2 popis polohy pomocí sdílených číselníků (pre-coded).</w:t>
      </w:r>
    </w:p>
    <w:p w14:paraId="47D7A013" w14:textId="77777777" w:rsidR="00B45E5B" w:rsidRPr="00877D3F" w:rsidRDefault="00B45E5B">
      <w:pPr>
        <w:pStyle w:val="Heading1"/>
      </w:pPr>
      <w:r w:rsidRPr="00877D3F">
        <w:t>3 Termíny a definice</w:t>
      </w:r>
    </w:p>
    <w:p w14:paraId="3624C2A2" w14:textId="77777777" w:rsidR="00B45E5B" w:rsidRPr="00877D3F" w:rsidRDefault="00B45E5B">
      <w:pPr>
        <w:rPr>
          <w:b/>
        </w:rPr>
      </w:pPr>
      <w:r w:rsidRPr="00877D3F">
        <w:t xml:space="preserve">Tato kapitola definuje </w:t>
      </w:r>
      <w:r w:rsidR="00A22F5C">
        <w:t>1</w:t>
      </w:r>
      <w:r w:rsidRPr="00877D3F">
        <w:t xml:space="preserve"> termín. Jedná se o definici </w:t>
      </w:r>
      <w:r w:rsidR="00A22F5C">
        <w:t xml:space="preserve">čerpací stanice i s jejími alternativními anglickými názvy. </w:t>
      </w:r>
    </w:p>
    <w:p w14:paraId="3B4B9080" w14:textId="77777777" w:rsidR="00B45E5B" w:rsidRPr="00877D3F" w:rsidRDefault="00B45E5B">
      <w:pPr>
        <w:pStyle w:val="Heading1"/>
      </w:pPr>
      <w:bookmarkStart w:id="13" w:name="_gjdgxs1"/>
      <w:bookmarkStart w:id="14" w:name="_30j0zll1"/>
      <w:bookmarkEnd w:id="13"/>
      <w:bookmarkEnd w:id="14"/>
      <w:r w:rsidRPr="00877D3F">
        <w:lastRenderedPageBreak/>
        <w:t>4 Zkratky</w:t>
      </w:r>
    </w:p>
    <w:p w14:paraId="5CF35B8F" w14:textId="77777777" w:rsidR="00B45E5B" w:rsidRPr="00877D3F" w:rsidRDefault="00B45E5B">
      <w:pPr>
        <w:rPr>
          <w:b/>
        </w:rPr>
      </w:pPr>
      <w:r w:rsidRPr="00877D3F">
        <w:t xml:space="preserve">Tato kapitola </w:t>
      </w:r>
      <w:commentRangeStart w:id="15"/>
      <w:commentRangeStart w:id="16"/>
      <w:r w:rsidRPr="00877D3F">
        <w:t xml:space="preserve">stanovuje </w:t>
      </w:r>
      <w:commentRangeEnd w:id="15"/>
      <w:r w:rsidR="00A62300">
        <w:rPr>
          <w:rStyle w:val="CommentReference"/>
          <w:rFonts w:cs="Mangal"/>
        </w:rPr>
        <w:commentReference w:id="15"/>
      </w:r>
      <w:commentRangeEnd w:id="16"/>
      <w:r w:rsidR="007577CD">
        <w:rPr>
          <w:rStyle w:val="CommentReference"/>
          <w:rFonts w:cs="Mangal"/>
        </w:rPr>
        <w:commentReference w:id="16"/>
      </w:r>
      <w:r w:rsidR="006203E9" w:rsidRPr="00877D3F">
        <w:t>1</w:t>
      </w:r>
      <w:r w:rsidR="00A22F5C">
        <w:t>6</w:t>
      </w:r>
      <w:r w:rsidRPr="00877D3F">
        <w:t xml:space="preserve"> zkratek reprezentujících jednotlivé části/kontejnery zprávy</w:t>
      </w:r>
      <w:r w:rsidR="008B2037">
        <w:t xml:space="preserve"> a další související obecné zkratky.</w:t>
      </w:r>
      <w:r w:rsidRPr="00877D3F">
        <w:t xml:space="preserve"> </w:t>
      </w:r>
    </w:p>
    <w:p w14:paraId="7F0C6DB6" w14:textId="77777777" w:rsidR="00B45E5B" w:rsidRPr="00877D3F" w:rsidRDefault="00B45E5B">
      <w:pPr>
        <w:ind w:left="284" w:hanging="284"/>
        <w:rPr>
          <w:i/>
        </w:rPr>
      </w:pPr>
      <w:r w:rsidRPr="00877D3F">
        <w:rPr>
          <w:b/>
        </w:rPr>
        <w:t>MMC</w:t>
      </w:r>
      <w:r w:rsidRPr="00877D3F">
        <w:tab/>
        <w:t xml:space="preserve">kontejner pro management zpráv </w:t>
      </w:r>
      <w:r w:rsidRPr="00877D3F">
        <w:rPr>
          <w:i/>
        </w:rPr>
        <w:t xml:space="preserve">(Message Management Container) </w:t>
      </w:r>
    </w:p>
    <w:p w14:paraId="1AD9ED7C" w14:textId="77777777" w:rsidR="00B45E5B" w:rsidRPr="00877D3F" w:rsidRDefault="00B45E5B">
      <w:pPr>
        <w:ind w:left="284" w:hanging="284"/>
        <w:rPr>
          <w:b/>
        </w:rPr>
      </w:pPr>
      <w:r w:rsidRPr="00877D3F">
        <w:rPr>
          <w:b/>
        </w:rPr>
        <w:t>ADC</w:t>
      </w:r>
      <w:r w:rsidRPr="00877D3F">
        <w:rPr>
          <w:b/>
        </w:rPr>
        <w:tab/>
      </w:r>
      <w:r w:rsidRPr="00877D3F">
        <w:t xml:space="preserve">kontejner pro popis aplikace </w:t>
      </w:r>
      <w:r w:rsidRPr="00877D3F">
        <w:rPr>
          <w:i/>
        </w:rPr>
        <w:t xml:space="preserve">(Application Data Container) </w:t>
      </w:r>
    </w:p>
    <w:p w14:paraId="35786605" w14:textId="77777777" w:rsidR="00B45E5B" w:rsidRDefault="00B45E5B" w:rsidP="006203E9">
      <w:pPr>
        <w:ind w:left="284" w:hanging="284"/>
        <w:rPr>
          <w:i/>
        </w:rPr>
      </w:pPr>
      <w:r w:rsidRPr="00877D3F">
        <w:rPr>
          <w:b/>
        </w:rPr>
        <w:t>LRC</w:t>
      </w:r>
      <w:r w:rsidRPr="00877D3F">
        <w:rPr>
          <w:b/>
        </w:rPr>
        <w:tab/>
      </w:r>
      <w:r w:rsidRPr="00877D3F">
        <w:t xml:space="preserve">kontejner pro odkazování na polohu </w:t>
      </w:r>
      <w:r w:rsidRPr="00877D3F">
        <w:rPr>
          <w:i/>
        </w:rPr>
        <w:t xml:space="preserve">(Location Referencing Container) </w:t>
      </w:r>
    </w:p>
    <w:p w14:paraId="66EE9B97" w14:textId="77777777" w:rsidR="00360083" w:rsidRPr="00877D3F" w:rsidRDefault="00360083" w:rsidP="006203E9">
      <w:pPr>
        <w:ind w:left="284" w:hanging="284"/>
      </w:pPr>
      <w:r>
        <w:rPr>
          <w:b/>
        </w:rPr>
        <w:t xml:space="preserve">FPI</w:t>
      </w:r>
      <w:r>
        <w:t xml:space="preserve"> aplikace pro informace o cenách pohonných hmot </w:t>
      </w:r>
      <w:r>
        <w:rPr>
          <w:i/>
        </w:rPr>
        <w:t xml:space="preserve">(Fuel Price Information)</w:t>
      </w:r>
    </w:p>
    <w:p w14:paraId="6AD3DE86" w14:textId="77777777" w:rsidR="00B45E5B" w:rsidRPr="00877D3F" w:rsidRDefault="00B45E5B">
      <w:pPr>
        <w:pStyle w:val="Heading1"/>
      </w:pPr>
      <w:r w:rsidRPr="00877D3F">
        <w:t>5 Podmínky a omezení aplikace</w:t>
      </w:r>
    </w:p>
    <w:p w14:paraId="5D0C9F62" w14:textId="77777777" w:rsidR="00B45E5B" w:rsidRPr="00877D3F" w:rsidRDefault="00B45E5B">
      <w:r w:rsidRPr="00877D3F">
        <w:t xml:space="preserve">Tato kapitola (rozsah </w:t>
      </w:r>
      <w:r w:rsidR="00612385">
        <w:t>1,5</w:t>
      </w:r>
      <w:r w:rsidRPr="00877D3F">
        <w:t xml:space="preserve"> strany) vymezuje: </w:t>
      </w:r>
    </w:p>
    <w:p w14:paraId="484B513C" w14:textId="77777777" w:rsidR="00B45E5B" w:rsidRPr="00877D3F" w:rsidRDefault="00B45E5B" w:rsidP="00082C36">
      <w:pPr>
        <w:pStyle w:val="ListParagraph"/>
        <w:numPr>
          <w:ilvl w:val="0"/>
          <w:numId w:val="5"/>
        </w:numPr>
        <w:spacing w:after="0"/>
        <w:jc w:val="left"/>
      </w:pPr>
      <w:r w:rsidRPr="00877D3F">
        <w:t>Identifikátor aplikace, stanovený pro všechny aplikace v TS 21219-1.</w:t>
      </w:r>
    </w:p>
    <w:p w14:paraId="0C785473" w14:textId="77777777" w:rsidR="00B45E5B" w:rsidRPr="00877D3F" w:rsidRDefault="00A62300" w:rsidP="00082C36">
      <w:pPr>
        <w:pStyle w:val="ListParagraph"/>
        <w:numPr>
          <w:ilvl w:val="0"/>
          <w:numId w:val="5"/>
        </w:numPr>
        <w:spacing w:after="0"/>
        <w:jc w:val="left"/>
      </w:pPr>
      <w:r>
        <w:t>Verzi aplikace.</w:t>
      </w:r>
      <w:r w:rsidR="00B45E5B" w:rsidRPr="00877D3F">
        <w:t xml:space="preserve"> </w:t>
      </w:r>
      <w:r>
        <w:t>V</w:t>
      </w:r>
      <w:r w:rsidR="00B45E5B" w:rsidRPr="00877D3F">
        <w:t xml:space="preserve">erze je klíčová z pohledu dekodéru, jednotlivé verze stejné aplikace se totiž mohou od sebe lišit strukturou, obsahem atp. </w:t>
      </w:r>
    </w:p>
    <w:p w14:paraId="7F4C7798" w14:textId="77777777" w:rsidR="00B45E5B" w:rsidRPr="00877D3F" w:rsidRDefault="00B45E5B" w:rsidP="00082C36">
      <w:pPr>
        <w:pStyle w:val="ListParagraph"/>
        <w:numPr>
          <w:ilvl w:val="0"/>
          <w:numId w:val="5"/>
        </w:numPr>
        <w:spacing w:after="0"/>
        <w:jc w:val="left"/>
      </w:pPr>
      <w:r w:rsidRPr="00877D3F"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14:paraId="33950EC9" w14:textId="77777777" w:rsidR="00B45E5B" w:rsidRPr="00877D3F" w:rsidRDefault="00B45E5B" w:rsidP="00082C36">
      <w:pPr>
        <w:pStyle w:val="ListParagraph"/>
        <w:numPr>
          <w:ilvl w:val="0"/>
          <w:numId w:val="5"/>
        </w:numPr>
        <w:spacing w:after="0"/>
        <w:jc w:val="left"/>
      </w:pPr>
      <w:r w:rsidRPr="00877D3F">
        <w:t xml:space="preserve">Rozšiřitelnost a zpětnou kompatibilitu, jako požadavek na přeskočení neznámých částí zprávy dekodérem a specifikaci, v budoucnu, rozšiřitelných částí struktur TPEG </w:t>
      </w:r>
      <w:r w:rsidR="006203E9" w:rsidRPr="00877D3F">
        <w:t>zprávy</w:t>
      </w:r>
      <w:r w:rsidR="00A62300">
        <w:t>.</w:t>
      </w:r>
    </w:p>
    <w:p w14:paraId="78650590" w14:textId="77777777" w:rsidR="00B45E5B" w:rsidRDefault="00B45E5B" w:rsidP="00082C36">
      <w:pPr>
        <w:pStyle w:val="ListParagraph"/>
        <w:numPr>
          <w:ilvl w:val="0"/>
          <w:numId w:val="5"/>
        </w:numPr>
        <w:spacing w:after="0"/>
        <w:jc w:val="left"/>
      </w:pPr>
      <w:r w:rsidRPr="00877D3F">
        <w:t>Rámec komponent služby TPE</w:t>
      </w:r>
      <w:r w:rsidR="00FA1D16">
        <w:t>G dle ISO/TS 21219-5</w:t>
      </w:r>
      <w:r w:rsidR="00A62300">
        <w:t>.</w:t>
      </w:r>
    </w:p>
    <w:p w14:paraId="56936FA1" w14:textId="77777777" w:rsidR="00FA1D16" w:rsidRPr="00877D3F" w:rsidRDefault="00FA1D16" w:rsidP="00FA1D16">
      <w:pPr>
        <w:pStyle w:val="Heading1"/>
      </w:pPr>
      <w:r>
        <w:t>6</w:t>
      </w:r>
      <w:r w:rsidRPr="00877D3F">
        <w:t> </w:t>
      </w:r>
      <w:r>
        <w:t xml:space="preserve">Struktura </w:t>
      </w:r>
      <w:r w:rsidR="00E131BB">
        <w:t>FPI</w:t>
      </w:r>
    </w:p>
    <w:p w14:paraId="712E5950" w14:textId="77777777" w:rsidR="00FA1D16" w:rsidRDefault="00FA1D16" w:rsidP="00FA1D16">
      <w:r>
        <w:t xml:space="preserve">Tato kapitola (rozsah 11 stránek, obrázky) popisuje strukturu FPI a vlastnosti na kterých je tato aplikace postavena, jako je velké množství stejných prvků, nízká rychlost obnovy a očekávané velké množství vyměňovaných dat.</w:t>
      </w:r>
    </w:p>
    <w:p w14:paraId="1A254C7F" w14:textId="77777777" w:rsidR="00D3421E" w:rsidRDefault="00D3421E" w:rsidP="00FA1D16">
      <w:r>
        <w:t xml:space="preserve">V článku 6.2 jsou popsány koncepty tvorby modelu FPI mající vliv na velikost přenášených dat. Jedná se o osamostatnění mnohokrát se opakujících a obsahově shodných struktur (např. fuelingDefinitions) od ostatního proměnlivého obsahu, či o dva způsoby přenosu TPEG FPI zprávy.</w:t>
      </w:r>
    </w:p>
    <w:p w14:paraId="23F4767C" w14:textId="77777777" w:rsidR="00E70212" w:rsidRDefault="00E70212" w:rsidP="00E70212">
      <w:r>
        <w:t xml:space="preserve">Aplikace stanovuje dvě různé varianty (A a B) zprávy FPI. Obě varianty obsahují standardní kontejnery MMC a LRC pro geografické filtrování obsahu v ADC. ADC může obsahovat buď:</w:t>
      </w:r>
    </w:p>
    <w:p w14:paraId="74723E6C" w14:textId="77777777" w:rsidR="00E70212" w:rsidRDefault="0055530F" w:rsidP="00E70212">
      <w:pPr>
        <w:pStyle w:val="ListParagraph"/>
        <w:numPr>
          <w:ilvl w:val="0"/>
          <w:numId w:val="5"/>
        </w:numPr>
        <w:spacing w:after="0"/>
        <w:jc w:val="left"/>
      </w:pPr>
      <w:r>
        <w:t xml:space="preserve">varianta A: Ucelenou informaci o jedné čerpací stanici,</w:t>
      </w:r>
    </w:p>
    <w:p w14:paraId="5DD1AB18" w14:textId="77777777" w:rsidR="00E70212" w:rsidRDefault="0055530F" w:rsidP="00E70212">
      <w:pPr>
        <w:pStyle w:val="ListParagraph"/>
        <w:numPr>
          <w:ilvl w:val="0"/>
          <w:numId w:val="5"/>
        </w:numPr>
        <w:jc w:val="left"/>
      </w:pPr>
      <w:r>
        <w:t xml:space="preserve">varianta B: Částečnou informaci o skupině (cluster) několika čerpacích stanic</w:t>
      </w:r>
    </w:p>
    <w:p w14:paraId="4F9DAD48" w14:textId="77777777" w:rsidR="0055530F" w:rsidRDefault="0055530F" w:rsidP="0055530F">
      <w:r>
        <w:t>S ohledem na management zpráv podle ISO TS 21219-6 je možné použít jak monolitický typ řízení zpráv, tak typ řízení skládaných (multi-part) zpráv.</w:t>
      </w:r>
    </w:p>
    <w:p w14:paraId="6F0D7CC5" w14:textId="77777777" w:rsidR="0055530F" w:rsidRDefault="0055530F" w:rsidP="0055530F">
      <w:r w:rsidRPr="004142B7">
        <w:t>Kontejner s odkazy na polohu se v popisovaném</w:t>
      </w:r>
      <w:r>
        <w:t xml:space="preserve"> dokumentu neřeší, obsah kontejneru LRC je specifikován jinou částí normy.</w:t>
      </w:r>
    </w:p>
    <w:p w14:paraId="737874B2" w14:textId="77777777" w:rsidR="00DF7616" w:rsidRDefault="00C67E7D" w:rsidP="00C67E7D">
      <w:r>
        <w:t>Článek 6.3 Struktura zprávy FPI detailně specifikuje rámcovou strukturu zprávy.  Stanovuje š</w:t>
      </w:r>
      <w:r w:rsidR="00DF7616">
        <w:t>est typů informací, které</w:t>
      </w:r>
      <w:r>
        <w:t xml:space="preserve"> lze přenášet uvnitř zprávy FPI</w:t>
      </w:r>
      <w:r w:rsidR="00DF7616">
        <w:t>:</w:t>
      </w:r>
    </w:p>
    <w:p w14:paraId="6F21B67D" w14:textId="77777777" w:rsidR="00DF7616" w:rsidRDefault="00C656A1" w:rsidP="00C67E7D">
      <w:pPr>
        <w:pStyle w:val="ListParagraph"/>
        <w:numPr>
          <w:ilvl w:val="0"/>
          <w:numId w:val="5"/>
        </w:numPr>
        <w:spacing w:after="0"/>
        <w:jc w:val="left"/>
      </w:pPr>
      <w:r>
        <w:rPr>
          <w:b/>
        </w:rPr>
        <w:t xml:space="preserve">Definice typu paliva, názvu a struktury cen</w:t>
      </w:r>
    </w:p>
    <w:p w14:paraId="7B62D3EA" w14:textId="77777777" w:rsidR="00DF7616" w:rsidRDefault="00DF7616" w:rsidP="00C67E7D">
      <w:pPr>
        <w:pStyle w:val="ListParagraph"/>
        <w:numPr>
          <w:ilvl w:val="0"/>
          <w:numId w:val="5"/>
        </w:numPr>
        <w:spacing w:after="0"/>
        <w:jc w:val="left"/>
      </w:pPr>
      <w:r>
        <w:rPr>
          <w:b/>
        </w:rPr>
        <w:t xml:space="preserve">Primární informace pro skupinu čerpacích stanic</w:t>
      </w:r>
      <w:r>
        <w:t xml:space="preserve"> (značka paliva, typy paliva a ceny).</w:t>
      </w:r>
    </w:p>
    <w:p w14:paraId="1968B79D" w14:textId="77777777" w:rsidR="00DF7616" w:rsidRDefault="00DF7616" w:rsidP="00C67E7D">
      <w:pPr>
        <w:pStyle w:val="ListParagraph"/>
        <w:numPr>
          <w:ilvl w:val="0"/>
          <w:numId w:val="5"/>
        </w:numPr>
        <w:spacing w:after="0"/>
        <w:jc w:val="left"/>
      </w:pPr>
      <w:r>
        <w:t>Další informace pro skupinu čerpacích stanic (obvykle problémy s dostupností, propagační nabídky).</w:t>
      </w:r>
    </w:p>
    <w:p w14:paraId="6158C266" w14:textId="77777777" w:rsidR="00DF7616" w:rsidRDefault="00DF7616" w:rsidP="00C67E7D">
      <w:pPr>
        <w:pStyle w:val="ListParagraph"/>
        <w:numPr>
          <w:ilvl w:val="0"/>
          <w:numId w:val="5"/>
        </w:numPr>
        <w:spacing w:after="0"/>
        <w:jc w:val="left"/>
      </w:pPr>
      <w:r>
        <w:t>Podrobné informace o místě pro skupinu čerpacích stanic (obvykle kontaktní informace, otevírací doba atd.).</w:t>
      </w:r>
    </w:p>
    <w:p w14:paraId="25269E05" w14:textId="77777777" w:rsidR="00DF7616" w:rsidRDefault="00DF7616" w:rsidP="00C67E7D">
      <w:pPr>
        <w:pStyle w:val="ListParagraph"/>
        <w:numPr>
          <w:ilvl w:val="0"/>
          <w:numId w:val="5"/>
        </w:numPr>
        <w:spacing w:after="0"/>
        <w:jc w:val="left"/>
      </w:pPr>
      <w:r>
        <w:t>Informace o poloze pro skupinu čerpacích stanic.</w:t>
      </w:r>
    </w:p>
    <w:p w14:paraId="5588ECEC" w14:textId="77777777" w:rsidR="00DF7616" w:rsidRDefault="00DF7616" w:rsidP="00C67E7D">
      <w:pPr>
        <w:pStyle w:val="ListParagraph"/>
        <w:numPr>
          <w:ilvl w:val="0"/>
          <w:numId w:val="15"/>
        </w:numPr>
        <w:jc w:val="left"/>
      </w:pPr>
      <w:r>
        <w:lastRenderedPageBreak/>
        <w:t>Geografické pokrytí (tj. Rozsah) obsahu této zprávy FPI v referenčním kontejneru umístění na nejvyšší úrovni. V FPI musí být tento zeměpisný odkaz na umístění pokrytí odkazem na umístění oblasti.</w:t>
      </w:r>
    </w:p>
    <w:p>
      <w:r>
        <w:t xml:space="preserve">Tři výše zvýrazněné položky jsou minimální sada nezbytná pro prezentaci konsolidované informace.</w:t>
      </w:r>
    </w:p>
    <w:p w14:paraId="00F6020A" w14:textId="77777777" w:rsidR="00865542" w:rsidRDefault="00865542" w:rsidP="00865542">
      <w:pPr>
        <w:pStyle w:val="ListParagraph"/>
        <w:ind w:left="0"/>
        <w:jc w:val="left"/>
      </w:pPr>
      <w:r>
        <w:t xml:space="preserve">S ohledem na šířku pásma a rychlou obnovu základních informací umožňuje Aplikace poskytovateli rozčlenit zprávy s rychlou a pomalou obnovou, podle typu obsahu, na  na 6 variant, kdy v „rychlých“ variantách je například informace o ceně PHM, jednoduché poloze (XY souřadnice) a vybavení a v „pomalých“ variantách pak detailní (extra) informace o stanici. Kompletní informace o čerpacích stanicích se pak v přijímači složí postupně pomocí propojovacích klíčů jednotlivých variant.</w:t>
      </w:r>
    </w:p>
    <w:p w14:paraId="78B8E71C" w14:textId="77777777" w:rsidR="00FA1D16" w:rsidRDefault="001749E3" w:rsidP="00FA1D16">
      <w:pPr>
        <w:keepNext/>
      </w:pPr>
      <w:r w:rsidRPr="00D3421E">
        <w:rPr>
          <w:noProof/>
          <w:lang w:val="en-US" w:eastAsia="en-US" w:bidi="ar-SA"/>
        </w:rPr>
        <w:drawing>
          <wp:inline distT="0" distB="0" distL="0" distR="0" wp14:anchorId="36B1B6F1" wp14:editId="5AC41E9B">
            <wp:extent cx="5962650" cy="5391150"/>
            <wp:effectExtent l="0" t="0" r="0" b="0"/>
            <wp:docPr id="3" name="Picture 1" descr="FPI Message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PI Message.em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2730" w14:textId="77777777" w:rsidR="00FA1D16" w:rsidRDefault="00FA1D16" w:rsidP="000F6D63">
      <w:pPr>
        <w:pStyle w:val="Caption"/>
        <w:jc w:val="center"/>
      </w:pPr>
      <w:r>
        <w:t>Obr</w:t>
      </w:r>
      <w:r w:rsidR="000F6D63">
        <w:t>ázek</w:t>
      </w:r>
      <w:r>
        <w:t xml:space="preserve"> </w:t>
      </w:r>
      <w:r>
        <w:fldChar w:fldCharType="begin"/>
      </w:r>
      <w:r>
        <w:instrText xml:space="preserve"> SEQ Obr._ \* ARABIC </w:instrText>
      </w:r>
      <w:r>
        <w:fldChar w:fldCharType="separate"/>
      </w:r>
      <w:r w:rsidR="00B47019">
        <w:rPr>
          <w:noProof/>
        </w:rPr>
        <w:t>1</w:t>
      </w:r>
      <w:r>
        <w:fldChar w:fldCharType="end"/>
      </w:r>
      <w:r>
        <w:t xml:space="preserve"> </w:t>
      </w:r>
      <w:r w:rsidR="000F6D63">
        <w:t xml:space="preserve">– </w:t>
      </w:r>
      <w:r>
        <w:t xml:space="preserve">UML model tříd aplikace </w:t>
      </w:r>
      <w:r w:rsidR="006B030E">
        <w:t>FPI</w:t>
      </w:r>
      <w:r w:rsidR="000F6D63">
        <w:t xml:space="preserve"> (obr.</w:t>
      </w:r>
      <w:r>
        <w:t xml:space="preserve"> </w:t>
      </w:r>
      <w:r w:rsidR="006B030E">
        <w:t>2</w:t>
      </w:r>
      <w:r>
        <w:t xml:space="preserve"> normy)</w:t>
      </w:r>
    </w:p>
    <w:p w14:paraId="22974AFF" w14:textId="77777777" w:rsidR="00865542" w:rsidRDefault="003B0EDB" w:rsidP="00FA1D16">
      <w:pPr>
        <w:pStyle w:val="ListParagraph"/>
        <w:spacing w:after="0"/>
        <w:ind w:left="0"/>
        <w:jc w:val="left"/>
      </w:pPr>
      <w:r>
        <w:t>K</w:t>
      </w:r>
      <w:r w:rsidR="00865542">
        <w:t xml:space="preserve">aždá struktura obsahuje UML model a následně textový popis obsahu, jeho variant a </w:t>
      </w:r>
      <w:r w:rsidR="00C658E9">
        <w:t>způsobu</w:t>
      </w:r>
      <w:r w:rsidR="00865542">
        <w:t xml:space="preserve"> kombinace s dalšími strukturami</w:t>
      </w:r>
      <w:r w:rsidR="00C658E9">
        <w:t>, tak aby bylo možné z nich v přijímači sestavit zprávu pro řidiče.</w:t>
      </w:r>
      <w:r>
        <w:t xml:space="preserve"> Většina struktur se propojuje prostřednictvím jednoznačného identifikátoru (klíče) stanice.</w:t>
      </w:r>
    </w:p>
    <w:p w14:paraId="2124DB8D" w14:textId="77777777" w:rsidR="00F82B98" w:rsidRDefault="001749E3" w:rsidP="00F82B98">
      <w:pPr>
        <w:spacing w:before="100" w:beforeAutospacing="1" w:after="0"/>
        <w:rPr>
          <w:noProof/>
          <w:lang w:val="en-US" w:eastAsia="en-US" w:bidi="ar-SA"/>
        </w:rPr>
      </w:pPr>
      <w:r w:rsidRPr="00F82B98">
        <w:rPr>
          <w:noProof/>
          <w:lang w:val="en-US" w:eastAsia="en-US" w:bidi="ar-SA"/>
        </w:rPr>
        <w:drawing>
          <wp:inline distT="0" distB="0" distL="0" distR="0" wp14:anchorId="30D6FF18" wp14:editId="43050CF1">
            <wp:extent cx="6191250" cy="3762375"/>
            <wp:effectExtent l="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6E1F" w14:textId="77777777" w:rsidR="008E6CA1" w:rsidRDefault="008E6CA1" w:rsidP="008E6CA1">
      <w:pPr>
        <w:pStyle w:val="Heading1"/>
      </w:pPr>
      <w:r>
        <w:t>7</w:t>
      </w:r>
      <w:r w:rsidRPr="00877D3F">
        <w:t xml:space="preserve"> Komponenty zprávy </w:t>
      </w:r>
      <w:r>
        <w:t>FPI</w:t>
      </w:r>
    </w:p>
    <w:p w14:paraId="7AAB69EF" w14:textId="77777777" w:rsidR="008E6CA1" w:rsidRDefault="008E6CA1" w:rsidP="008E6CA1">
      <w:r w:rsidRPr="00877D3F">
        <w:t xml:space="preserve">Tato kapitola (rozsah </w:t>
      </w:r>
      <w:r>
        <w:t>7</w:t>
      </w:r>
      <w:r w:rsidRPr="00877D3F">
        <w:t xml:space="preserve"> stran, tabulky) popisuje jednotlivé komponenty zprávy </w:t>
      </w:r>
      <w:r>
        <w:t>FPI</w:t>
      </w:r>
      <w:r w:rsidRPr="00877D3F">
        <w:t xml:space="preserve">. </w:t>
      </w:r>
      <w:r w:rsidR="000C3BA4">
        <w:t xml:space="preserve">Struktury </w:t>
      </w:r>
      <w:commentRangeStart w:id="50"/>
      <w:r w:rsidR="000C3BA4">
        <w:t xml:space="preserve">zavedené </w:t>
      </w:r>
      <w:commentRangeEnd w:id="50"/>
      <w:r w:rsidR="000F6D63">
        <w:rPr>
          <w:rStyle w:val="CommentReference"/>
          <w:rFonts w:cs="Mangal"/>
        </w:rPr>
        <w:commentReference w:id="50"/>
      </w:r>
      <w:r w:rsidR="000C3BA4">
        <w:t>v předchozí kapitole jsou zde prezentovány formou tabulek, kde každ</w:t>
      </w:r>
      <w:r w:rsidR="000F6D63">
        <w:t>ý</w:t>
      </w:r>
      <w:r w:rsidR="000C3BA4">
        <w:t xml:space="preserve"> atribut je podrobně vysvětlen.</w:t>
      </w:r>
    </w:p>
    <w:p w14:paraId="1D0BEB64" w14:textId="77777777" w:rsidR="000C3BA4" w:rsidRDefault="00AA3A97" w:rsidP="000C3BA4">
      <w:r>
        <w:t xml:space="preserve">Následující tabulka jmenovitě uvádí tyto struktury a doplňuje je popisem.</w:t>
      </w:r>
    </w:p>
    <w:p>
      <w:pPr>
        <w:pStyle w:val="Caption"/>
        <w:jc w:val="center"/>
      </w:pPr>
      <w:r>
        <w:t xml:space="preserve">Tabulka 1 – </w:t>
      </w:r>
      <w:r>
        <w:t xml:space="preserve">Sumarizace datových struktur  (zdroj: autor extraktu)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3793"/>
        <w:gridCol w:w="5495"/>
      </w:tblGrid>
      <w:tr w:rsidR="000C3BA4" w:rsidRPr="008F2EDF" w14:paraId="67C5A5ED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75556ED5" w14:textId="77777777" w:rsidR="000C3BA4" w:rsidRPr="008F2EDF" w:rsidRDefault="00AA3A97" w:rsidP="00AA3A97">
            <w:pPr>
              <w:spacing w:after="0" w:line="100" w:lineRule="atLeast"/>
            </w:pPr>
            <w:r>
              <w:t>Datová</w:t>
            </w:r>
            <w:r w:rsidR="000C3BA4" w:rsidRPr="008F2EDF">
              <w:t xml:space="preserve"> struktura</w:t>
            </w:r>
          </w:p>
        </w:tc>
        <w:tc>
          <w:tcPr>
            <w:tcW w:w="2958" w:type="pct"/>
            <w:shd w:val="clear" w:color="auto" w:fill="auto"/>
          </w:tcPr>
          <w:p w14:paraId="6989D538" w14:textId="77777777" w:rsidR="000C3BA4" w:rsidRPr="008F2EDF" w:rsidRDefault="007577CD" w:rsidP="007577CD">
            <w:pPr>
              <w:spacing w:after="0"/>
            </w:pPr>
            <w:ins w:id="51" w:author="Petr Bureš" w:date="2020-01-23T10:56:00Z">
              <w:r>
                <w:t>Co s</w:t>
              </w:r>
            </w:ins>
            <w:commentRangeStart w:id="52"/>
            <w:commentRangeStart w:id="53"/>
            <w:del w:id="54" w:author="Petr Bureš" w:date="2020-01-23T10:56:00Z">
              <w:r w:rsidR="000C3BA4" w:rsidDel="007577CD">
                <w:delText>S</w:delText>
              </w:r>
            </w:del>
            <w:r w:rsidR="000C3BA4">
              <w:t>truktura specifikuje</w:t>
            </w:r>
            <w:commentRangeEnd w:id="52"/>
            <w:r w:rsidR="000F6D63">
              <w:rPr>
                <w:rStyle w:val="CommentReference"/>
                <w:rFonts w:cs="Mangal"/>
              </w:rPr>
              <w:commentReference w:id="52"/>
            </w:r>
            <w:commentRangeEnd w:id="53"/>
            <w:r>
              <w:rPr>
                <w:rStyle w:val="CommentReference"/>
                <w:rFonts w:cs="Mangal"/>
              </w:rPr>
              <w:commentReference w:id="53"/>
            </w:r>
          </w:p>
        </w:tc>
      </w:tr>
      <w:tr w:rsidR="00AA3A97" w14:paraId="51F741C4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2042" w:type="pct"/>
            <w:shd w:val="clear" w:color="auto" w:fill="auto"/>
          </w:tcPr>
          <w:p w14:paraId="247B541C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FPIMessage</w:t>
            </w:r>
          </w:p>
        </w:tc>
        <w:tc>
          <w:tcPr>
            <w:tcW w:w="2958" w:type="pct"/>
            <w:shd w:val="clear" w:color="auto" w:fill="auto"/>
          </w:tcPr>
          <w:p w14:paraId="2A5675F0" w14:textId="77777777" w:rsidR="00AA3A97" w:rsidRDefault="00AA3A97" w:rsidP="00067828">
            <w:pPr>
              <w:spacing w:after="0"/>
            </w:pPr>
            <w:r>
              <w:t>Zpráva skládající se z </w:t>
            </w:r>
            <w:r w:rsidR="00067828">
              <w:t>jednoho</w:t>
            </w:r>
            <w:r>
              <w:t xml:space="preserve"> MMC</w:t>
            </w:r>
            <w:r w:rsidR="00067828">
              <w:t xml:space="preserve"> a</w:t>
            </w:r>
            <w:r>
              <w:t xml:space="preserve"> LRC a </w:t>
            </w:r>
            <w:r w:rsidR="00067828">
              <w:t xml:space="preserve">několika </w:t>
            </w:r>
            <w:r>
              <w:t xml:space="preserve"> ADC </w:t>
            </w:r>
          </w:p>
        </w:tc>
      </w:tr>
      <w:tr w:rsidR="00AA3A97" w14:paraId="4C2C51BC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15A2E448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FPIapplicationContainerTemplate</w:t>
            </w:r>
          </w:p>
        </w:tc>
        <w:tc>
          <w:tcPr>
            <w:tcW w:w="2958" w:type="pct"/>
            <w:shd w:val="clear" w:color="auto" w:fill="auto"/>
          </w:tcPr>
          <w:p w14:paraId="251C5D19" w14:textId="77777777" w:rsidR="00AA3A97" w:rsidRDefault="00AA3A97" w:rsidP="00AA3A97">
            <w:pPr>
              <w:spacing w:after="0"/>
            </w:pPr>
            <w:r>
              <w:t>Definice abstraktního kontejneru ADC (id oblasti)</w:t>
            </w:r>
          </w:p>
        </w:tc>
      </w:tr>
      <w:tr w:rsidR="00AA3A97" w14:paraId="7CABD969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5B488857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FuelingDefinitions</w:t>
            </w:r>
          </w:p>
        </w:tc>
        <w:tc>
          <w:tcPr>
            <w:tcW w:w="2958" w:type="pct"/>
            <w:shd w:val="clear" w:color="auto" w:fill="auto"/>
          </w:tcPr>
          <w:p w14:paraId="08A352CB" w14:textId="77777777" w:rsidR="00AA3A97" w:rsidRDefault="00AA3A97" w:rsidP="00067828">
            <w:pPr>
              <w:spacing w:after="0"/>
            </w:pPr>
            <w:r>
              <w:t xml:space="preserve">Definice typů paliv, jednotek a měny a přesnosti (id oblasti, id </w:t>
            </w:r>
            <w:r w:rsidR="00067828">
              <w:t>tabulky</w:t>
            </w:r>
            <w:r>
              <w:t>)</w:t>
            </w:r>
          </w:p>
        </w:tc>
      </w:tr>
      <w:tr w:rsidR="00AA3A97" w14:paraId="41D516CD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67C07CAA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MessageManagement</w:t>
            </w:r>
          </w:p>
        </w:tc>
        <w:tc>
          <w:tcPr>
            <w:tcW w:w="2958" w:type="pct"/>
            <w:shd w:val="clear" w:color="auto" w:fill="auto"/>
          </w:tcPr>
          <w:p w14:paraId="5E7B78C5" w14:textId="77777777" w:rsidR="00AA3A97" w:rsidRDefault="00AA3A97" w:rsidP="00AA3A97">
            <w:pPr>
              <w:spacing w:after="0"/>
            </w:pPr>
            <w:r>
              <w:t>Definice abstraktního kontejneru MMC</w:t>
            </w:r>
          </w:p>
        </w:tc>
      </w:tr>
      <w:tr w:rsidR="000C3BA4" w:rsidRPr="008F2EDF" w14:paraId="67C5A5ED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75556ED5" w14:textId="77777777" w:rsidR="000C3BA4" w:rsidRPr="008F2EDF" w:rsidRDefault="00AA3A97" w:rsidP="00AA3A97">
            <w:pPr>
              <w:spacing w:after="0" w:line="100" w:lineRule="atLeast"/>
            </w:pPr>
            <w:r>
              <w:t xml:space="preserve">-- redakčně zkráceno o 8 položek popisujících informace o skupinách stanic (klastry) --</w:t>
            </w:r>
          </w:p>
        </w:tc>
        <w:tc>
          <w:tcPr>
            <w:tcW w:w="2958" w:type="pct"/>
            <w:shd w:val="clear" w:color="auto" w:fill="auto"/>
          </w:tcPr>
          <w:p w14:paraId="6989D538" w14:textId="77777777" w:rsidR="000C3BA4" w:rsidRPr="008F2EDF" w:rsidRDefault="007577CD" w:rsidP="007577CD">
            <w:pPr>
              <w:spacing w:after="0"/>
            </w:pPr>
          </w:p>
        </w:tc>
      </w:tr>
      <w:tr w:rsidR="00AA3A97" w14:paraId="289118D5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608580C7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GeographicCoverageLocation</w:t>
            </w:r>
          </w:p>
        </w:tc>
        <w:tc>
          <w:tcPr>
            <w:tcW w:w="2958" w:type="pct"/>
            <w:shd w:val="clear" w:color="auto" w:fill="auto"/>
          </w:tcPr>
          <w:p w14:paraId="7CAA33C5" w14:textId="77777777" w:rsidR="00AA3A97" w:rsidRPr="00657DDF" w:rsidRDefault="0070394E" w:rsidP="007577CD">
            <w:pPr>
              <w:spacing w:after="0"/>
            </w:pPr>
            <w:r>
              <w:t xml:space="preserve">Obsah LRC: pouze </w:t>
            </w:r>
            <w:commentRangeStart w:id="75"/>
            <w:commentRangeStart w:id="76"/>
            <w:r>
              <w:t>oblast</w:t>
            </w:r>
            <w:del w:id="77" w:author="Petr Bureš" w:date="2020-01-23T10:58:00Z">
              <w:r w:rsidDel="007577CD">
                <w:delText>!</w:delText>
              </w:r>
            </w:del>
            <w:r>
              <w:t xml:space="preserve"> </w:t>
            </w:r>
            <w:commentRangeEnd w:id="75"/>
            <w:r w:rsidR="000F6D63">
              <w:rPr>
                <w:rStyle w:val="CommentReference"/>
                <w:rFonts w:cs="Mangal"/>
              </w:rPr>
              <w:commentReference w:id="75"/>
            </w:r>
            <w:commentRangeEnd w:id="76"/>
            <w:r w:rsidR="007577CD">
              <w:rPr>
                <w:rStyle w:val="CommentReference"/>
                <w:rFonts w:cs="Mangal"/>
              </w:rPr>
              <w:commentReference w:id="76"/>
            </w:r>
            <w:r>
              <w:t xml:space="preserve">(odkázané do </w:t>
            </w:r>
            <w:r w:rsidR="000F6D63">
              <w:t xml:space="preserve">ISO TS </w:t>
            </w:r>
            <w:r w:rsidRPr="00095E69">
              <w:rPr>
                <w:lang w:val="en-US"/>
              </w:rPr>
              <w:t>18234-11</w:t>
            </w:r>
            <w:r>
              <w:rPr>
                <w:lang w:val="en-US"/>
              </w:rPr>
              <w:t>)</w:t>
            </w:r>
          </w:p>
        </w:tc>
      </w:tr>
      <w:tr w:rsidR="00AA3A97" w14:paraId="4859D418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61727E6A" w14:textId="77777777" w:rsidR="00AA3A97" w:rsidRPr="0090266B" w:rsidRDefault="00AA3A97" w:rsidP="00AA3A97">
            <w:pPr>
              <w:spacing w:after="0" w:line="100" w:lineRule="atLeast"/>
            </w:pPr>
            <w:r w:rsidRPr="0090266B">
              <w:t>MessageManagementContainerLink</w:t>
            </w:r>
          </w:p>
        </w:tc>
        <w:tc>
          <w:tcPr>
            <w:tcW w:w="2958" w:type="pct"/>
            <w:shd w:val="clear" w:color="auto" w:fill="auto"/>
          </w:tcPr>
          <w:p w14:paraId="00689CF3" w14:textId="77777777" w:rsidR="00AA3A97" w:rsidRPr="00657DDF" w:rsidRDefault="0070394E" w:rsidP="00AA3A97">
            <w:pPr>
              <w:spacing w:after="0"/>
            </w:pPr>
            <w:r>
              <w:t xml:space="preserve">Pouze odkaz na </w:t>
            </w:r>
            <w:r w:rsidRPr="004238D5">
              <w:rPr>
                <w:lang w:val="en-US"/>
              </w:rPr>
              <w:t>ISO TS 21219-6</w:t>
            </w:r>
          </w:p>
        </w:tc>
      </w:tr>
      <w:tr w:rsidR="0070394E" w14:paraId="04EB1786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392A70F1" w14:textId="77777777" w:rsidR="0070394E" w:rsidRPr="0090266B" w:rsidRDefault="0070394E" w:rsidP="0070394E">
            <w:pPr>
              <w:spacing w:after="0" w:line="100" w:lineRule="atLeast"/>
            </w:pPr>
            <w:r w:rsidRPr="0090266B">
              <w:t>MMCMasterMessageLink</w:t>
            </w:r>
          </w:p>
        </w:tc>
        <w:tc>
          <w:tcPr>
            <w:tcW w:w="2958" w:type="pct"/>
            <w:shd w:val="clear" w:color="auto" w:fill="auto"/>
          </w:tcPr>
          <w:p w14:paraId="2C3B95B5" w14:textId="77777777" w:rsidR="0070394E" w:rsidRDefault="0070394E" w:rsidP="0008068A">
            <w:pPr>
              <w:spacing w:after="0"/>
            </w:pPr>
            <w:r w:rsidRPr="00512FEE">
              <w:t xml:space="preserve">Pouze odkaz na </w:t>
            </w:r>
            <w:r w:rsidRPr="0008068A">
              <w:t>ISO TS 21219-6</w:t>
            </w:r>
          </w:p>
        </w:tc>
      </w:tr>
      <w:tr w:rsidR="0070394E" w14:paraId="1F9AA842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49F23031" w14:textId="77777777" w:rsidR="0070394E" w:rsidRPr="0090266B" w:rsidRDefault="0070394E" w:rsidP="0070394E">
            <w:pPr>
              <w:spacing w:after="0" w:line="100" w:lineRule="atLeast"/>
            </w:pPr>
            <w:r w:rsidRPr="0090266B">
              <w:t>MMCMessagePartLink</w:t>
            </w:r>
          </w:p>
        </w:tc>
        <w:tc>
          <w:tcPr>
            <w:tcW w:w="2958" w:type="pct"/>
            <w:shd w:val="clear" w:color="auto" w:fill="auto"/>
          </w:tcPr>
          <w:p w14:paraId="6B2FB0B3" w14:textId="77777777" w:rsidR="0070394E" w:rsidRDefault="0070394E" w:rsidP="0008068A">
            <w:pPr>
              <w:spacing w:after="0"/>
            </w:pPr>
            <w:r w:rsidRPr="00512FEE">
              <w:t xml:space="preserve">Pouze odkaz na </w:t>
            </w:r>
            <w:r w:rsidRPr="0008068A">
              <w:t>ISO TS 21219-6</w:t>
            </w:r>
          </w:p>
        </w:tc>
      </w:tr>
      <w:tr w:rsidR="0070394E" w14:paraId="554FC4A5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0B35AEBE" w14:textId="77777777" w:rsidR="0070394E" w:rsidRPr="0090266B" w:rsidRDefault="0070394E" w:rsidP="0070394E">
            <w:pPr>
              <w:spacing w:after="0" w:line="100" w:lineRule="atLeast"/>
            </w:pPr>
            <w:r w:rsidRPr="0090266B">
              <w:t>StationEntryLocation</w:t>
            </w:r>
          </w:p>
        </w:tc>
        <w:tc>
          <w:tcPr>
            <w:tcW w:w="2958" w:type="pct"/>
            <w:shd w:val="clear" w:color="auto" w:fill="auto"/>
          </w:tcPr>
          <w:p w14:paraId="257D5C6F" w14:textId="77777777" w:rsidR="0070394E" w:rsidRDefault="0070394E" w:rsidP="0008068A">
            <w:pPr>
              <w:spacing w:after="0"/>
            </w:pPr>
            <w:commentRangeStart w:id="78"/>
            <w:commentRangeStart w:id="79"/>
            <w:r>
              <w:t xml:space="preserve">Vjezd na </w:t>
            </w:r>
            <w:ins w:id="80" w:author="Petr Bureš" w:date="2020-01-23T10:58:00Z">
              <w:r w:rsidR="007577CD">
                <w:t xml:space="preserve">čerpací </w:t>
              </w:r>
            </w:ins>
            <w:r>
              <w:t>stanici</w:t>
            </w:r>
            <w:commentRangeEnd w:id="78"/>
            <w:r w:rsidR="000F6D63">
              <w:rPr>
                <w:rStyle w:val="CommentReference"/>
                <w:rFonts w:cs="Mangal"/>
              </w:rPr>
              <w:commentReference w:id="78"/>
            </w:r>
            <w:commentRangeEnd w:id="79"/>
            <w:r w:rsidR="00F414BA">
              <w:rPr>
                <w:rStyle w:val="CommentReference"/>
                <w:rFonts w:cs="Mangal"/>
              </w:rPr>
              <w:commentReference w:id="79"/>
            </w:r>
            <w:r>
              <w:t xml:space="preserve">, </w:t>
            </w:r>
            <w:r w:rsidRPr="009B10EB">
              <w:t xml:space="preserve">odkaz na </w:t>
            </w:r>
            <w:r w:rsidRPr="0008068A">
              <w:t>ISO TS 18234-11</w:t>
            </w:r>
          </w:p>
        </w:tc>
      </w:tr>
      <w:tr w:rsidR="0070394E" w14:paraId="256F1463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7037E23A" w14:textId="77777777" w:rsidR="0070394E" w:rsidRPr="0090266B" w:rsidRDefault="0070394E" w:rsidP="0070394E">
            <w:pPr>
              <w:spacing w:after="0" w:line="100" w:lineRule="atLeast"/>
            </w:pPr>
            <w:r w:rsidRPr="0090266B">
              <w:t>StationMapLocation</w:t>
            </w:r>
          </w:p>
        </w:tc>
        <w:tc>
          <w:tcPr>
            <w:tcW w:w="2958" w:type="pct"/>
            <w:shd w:val="clear" w:color="auto" w:fill="auto"/>
          </w:tcPr>
          <w:p w14:paraId="2AEEC7AD" w14:textId="77777777" w:rsidR="0070394E" w:rsidRDefault="0070394E" w:rsidP="0008068A">
            <w:pPr>
              <w:spacing w:after="0"/>
            </w:pPr>
            <w:commentRangeStart w:id="81"/>
            <w:commentRangeStart w:id="82"/>
            <w:r>
              <w:t xml:space="preserve">poloha na </w:t>
            </w:r>
            <w:ins w:id="83" w:author="Petr Bureš" w:date="2020-01-23T10:58:00Z">
              <w:r w:rsidR="007577CD">
                <w:t xml:space="preserve">čerpací </w:t>
              </w:r>
            </w:ins>
            <w:r>
              <w:t>stanice</w:t>
            </w:r>
            <w:commentRangeEnd w:id="81"/>
            <w:r w:rsidR="00360083">
              <w:rPr>
                <w:rStyle w:val="CommentReference"/>
                <w:rFonts w:cs="Mangal"/>
              </w:rPr>
              <w:commentReference w:id="81"/>
            </w:r>
            <w:commentRangeEnd w:id="82"/>
            <w:r w:rsidR="00F414BA">
              <w:rPr>
                <w:rStyle w:val="CommentReference"/>
                <w:rFonts w:cs="Mangal"/>
              </w:rPr>
              <w:commentReference w:id="82"/>
            </w:r>
            <w:r>
              <w:t xml:space="preserve">, </w:t>
            </w:r>
            <w:r w:rsidRPr="009B10EB">
              <w:t xml:space="preserve">odkaz na </w:t>
            </w:r>
            <w:r w:rsidRPr="0008068A">
              <w:t>ISO TS 18234-11</w:t>
            </w:r>
          </w:p>
        </w:tc>
      </w:tr>
      <w:tr w:rsidR="0070394E" w14:paraId="21F55B57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316DD9F4" w14:textId="77777777" w:rsidR="0070394E" w:rsidRPr="0090266B" w:rsidRDefault="0070394E" w:rsidP="0070394E">
            <w:pPr>
              <w:spacing w:after="0" w:line="100" w:lineRule="atLeast"/>
            </w:pPr>
            <w:r w:rsidRPr="0090266B">
              <w:t>RoadLocation</w:t>
            </w:r>
          </w:p>
        </w:tc>
        <w:tc>
          <w:tcPr>
            <w:tcW w:w="2958" w:type="pct"/>
            <w:shd w:val="clear" w:color="auto" w:fill="auto"/>
          </w:tcPr>
          <w:p w14:paraId="5E4F4420" w14:textId="77777777" w:rsidR="0070394E" w:rsidRDefault="0070394E" w:rsidP="0008068A">
            <w:pPr>
              <w:spacing w:after="0"/>
            </w:pPr>
            <w:r>
              <w:t xml:space="preserve">Poloha silnice, </w:t>
            </w:r>
            <w:r w:rsidRPr="009B10EB">
              <w:t xml:space="preserve">odkaz na </w:t>
            </w:r>
            <w:r w:rsidRPr="0008068A">
              <w:t>ISO TS 18234-11</w:t>
            </w:r>
          </w:p>
        </w:tc>
      </w:tr>
      <w:tr w:rsidR="0070394E" w14:paraId="5165C7FE" w14:textId="77777777" w:rsidTr="00AA3A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042" w:type="pct"/>
            <w:shd w:val="clear" w:color="auto" w:fill="auto"/>
          </w:tcPr>
          <w:p w14:paraId="5CBDD8AB" w14:textId="77777777" w:rsidR="0070394E" w:rsidRDefault="0070394E" w:rsidP="0070394E">
            <w:pPr>
              <w:spacing w:after="0" w:line="100" w:lineRule="atLeast"/>
            </w:pPr>
            <w:r w:rsidRPr="0090266B">
              <w:t>StationExitLocation</w:t>
            </w:r>
          </w:p>
        </w:tc>
        <w:tc>
          <w:tcPr>
            <w:tcW w:w="2958" w:type="pct"/>
            <w:shd w:val="clear" w:color="auto" w:fill="auto"/>
          </w:tcPr>
          <w:p w14:paraId="7A2DFD92" w14:textId="77777777" w:rsidR="0070394E" w:rsidRDefault="0070394E" w:rsidP="007577CD">
            <w:pPr>
              <w:spacing w:after="0"/>
            </w:pPr>
            <w:r>
              <w:t>Výjezd z</w:t>
            </w:r>
            <w:del w:id="84" w:author="Petr Bureš" w:date="2020-01-23T10:58:00Z">
              <w:r w:rsidDel="007577CD">
                <w:delText>e</w:delText>
              </w:r>
            </w:del>
            <w:r>
              <w:t xml:space="preserve"> </w:t>
            </w:r>
            <w:ins w:id="85" w:author="Petr Bureš" w:date="2020-01-23T10:58:00Z">
              <w:r w:rsidR="007577CD">
                <w:t xml:space="preserve">čerpací </w:t>
              </w:r>
            </w:ins>
            <w:commentRangeStart w:id="86"/>
            <w:commentRangeStart w:id="87"/>
            <w:r>
              <w:t>stanice</w:t>
            </w:r>
            <w:commentRangeEnd w:id="86"/>
            <w:r w:rsidR="00360083">
              <w:rPr>
                <w:rStyle w:val="CommentReference"/>
                <w:rFonts w:cs="Mangal"/>
              </w:rPr>
              <w:commentReference w:id="86"/>
            </w:r>
            <w:commentRangeEnd w:id="87"/>
            <w:r w:rsidR="00D86E80">
              <w:rPr>
                <w:rStyle w:val="CommentReference"/>
                <w:rFonts w:cs="Mangal"/>
              </w:rPr>
              <w:commentReference w:id="87"/>
            </w:r>
            <w:r>
              <w:t xml:space="preserve">, </w:t>
            </w:r>
            <w:r w:rsidRPr="009B10EB">
              <w:t xml:space="preserve">odkaz na </w:t>
            </w:r>
            <w:r w:rsidRPr="0008068A">
              <w:t>ISO TS 18234-11</w:t>
            </w:r>
          </w:p>
        </w:tc>
      </w:tr>
    </w:tbl>
    <w:p w14:paraId="48B64226" w14:textId="77777777" w:rsidR="000C3BA4" w:rsidRDefault="000C3BA4" w:rsidP="000C3BA4"/>
    <w:p w14:paraId="131494B5" w14:textId="77777777" w:rsidR="0040414D" w:rsidRPr="00877D3F" w:rsidRDefault="003134BE" w:rsidP="0040414D">
      <w:pPr>
        <w:pStyle w:val="Heading1"/>
      </w:pPr>
      <w:r>
        <w:t>8</w:t>
      </w:r>
      <w:r w:rsidR="0040414D">
        <w:t xml:space="preserve"> Datové typy</w:t>
      </w:r>
      <w:r w:rsidR="0040414D" w:rsidRPr="00877D3F">
        <w:t xml:space="preserve"> </w:t>
      </w:r>
      <w:r w:rsidR="006B030E">
        <w:t>FPI</w:t>
      </w:r>
    </w:p>
    <w:p w14:paraId="1799A29F" w14:textId="3A8856F2" w:rsidR="000C3BA4" w:rsidRDefault="0040414D" w:rsidP="006E0149">
      <w:r>
        <w:t xml:space="preserve">Tato kapitola (rozsah 5,5 strany, tabulky) obsahuje definice 12 jednoduchých datových typů. Následující tabulka jmenovitě uvádí tyto struktury a doplňuje je popisem.</w:t>
      </w:r>
    </w:p>
    <w:p>
      <w:pPr>
        <w:pStyle w:val="Caption"/>
        <w:jc w:val="center"/>
      </w:pPr>
      <w:r>
        <w:t xml:space="preserve">Tabulka 2 – </w:t>
      </w:r>
      <w:r>
        <w:t xml:space="preserve">Sumarizace datových typů (zdroj: autor extraktu)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942"/>
        <w:gridCol w:w="6346"/>
      </w:tblGrid>
      <w:tr w:rsidR="008F2EDF" w:rsidRPr="008F2EDF" w14:paraId="31B46E4C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2943E6A6" w14:textId="77777777" w:rsidR="008F2EDF" w:rsidRPr="008F2EDF" w:rsidRDefault="00AA3A97" w:rsidP="00AA3A97">
            <w:pPr>
              <w:spacing w:after="0" w:line="100" w:lineRule="atLeast"/>
            </w:pPr>
            <w:r>
              <w:t>Datový typ</w:t>
            </w:r>
          </w:p>
        </w:tc>
        <w:tc>
          <w:tcPr>
            <w:tcW w:w="3416" w:type="pct"/>
            <w:shd w:val="clear" w:color="auto" w:fill="auto"/>
          </w:tcPr>
          <w:p w14:paraId="2CF442D3" w14:textId="77777777" w:rsidR="008F2EDF" w:rsidRPr="008F2EDF" w:rsidRDefault="000C3BA4" w:rsidP="004E449A">
            <w:pPr>
              <w:spacing w:after="0"/>
            </w:pPr>
            <w:commentRangeStart w:id="92"/>
            <w:commentRangeStart w:id="93"/>
            <w:r>
              <w:t>Datový typ</w:t>
            </w:r>
            <w:r w:rsidR="00061856">
              <w:t xml:space="preserve"> specifikuje</w:t>
            </w:r>
            <w:commentRangeEnd w:id="92"/>
            <w:r w:rsidR="00360083">
              <w:rPr>
                <w:rStyle w:val="CommentReference"/>
                <w:rFonts w:cs="Mangal"/>
              </w:rPr>
              <w:commentReference w:id="92"/>
            </w:r>
            <w:commentRangeEnd w:id="93"/>
            <w:r w:rsidR="00F414BA">
              <w:rPr>
                <w:rStyle w:val="CommentReference"/>
                <w:rFonts w:cs="Mangal"/>
              </w:rPr>
              <w:commentReference w:id="93"/>
            </w:r>
          </w:p>
        </w:tc>
      </w:tr>
      <w:tr w:rsidR="008F2EDF" w14:paraId="554E5CC8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584" w:type="pct"/>
            <w:shd w:val="clear" w:color="auto" w:fill="auto"/>
          </w:tcPr>
          <w:p w14:paraId="71F824AF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FuelDeliveryRestrictionType</w:t>
            </w:r>
          </w:p>
        </w:tc>
        <w:tc>
          <w:tcPr>
            <w:tcW w:w="3416" w:type="pct"/>
            <w:shd w:val="clear" w:color="auto" w:fill="auto"/>
          </w:tcPr>
          <w:p w14:paraId="57A44DED" w14:textId="7BF88C53" w:rsidR="008F2EDF" w:rsidRDefault="00061856" w:rsidP="00F414BA">
            <w:pPr>
              <w:spacing w:after="0"/>
            </w:pPr>
            <w:r>
              <w:t xml:space="preserve">Minimální a maximální možné </w:t>
            </w:r>
            <w:del w:id="94" w:author="Petr Bureš" w:date="2020-01-23T11:01:00Z">
              <w:r w:rsidDel="00F414BA">
                <w:delText>čerpan</w:delText>
              </w:r>
              <w:r w:rsidR="00360083" w:rsidDel="00F414BA">
                <w:delText>í</w:delText>
              </w:r>
              <w:r w:rsidDel="00F414BA">
                <w:delText xml:space="preserve"> </w:delText>
              </w:r>
            </w:del>
            <w:ins w:id="95" w:author="Petr Bureš" w:date="2020-01-23T11:01:00Z">
              <w:r w:rsidR="00F414BA">
                <w:t>čerp</w:t>
              </w:r>
              <w:r w:rsidR="00F414BA">
                <w:t>á</w:t>
              </w:r>
              <w:r w:rsidR="00F414BA">
                <w:t xml:space="preserve">ní </w:t>
              </w:r>
            </w:ins>
            <w:r>
              <w:t>množství paliva</w:t>
            </w:r>
          </w:p>
        </w:tc>
      </w:tr>
      <w:tr w:rsidR="008F2EDF" w14:paraId="1DB0DE1B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3A4A3CC6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FuelTypeInformation</w:t>
            </w:r>
          </w:p>
        </w:tc>
        <w:tc>
          <w:tcPr>
            <w:tcW w:w="3416" w:type="pct"/>
            <w:shd w:val="clear" w:color="auto" w:fill="auto"/>
          </w:tcPr>
          <w:p w14:paraId="4D0A42C8" w14:textId="77777777" w:rsidR="008F2EDF" w:rsidRDefault="00061856" w:rsidP="004E449A">
            <w:pPr>
              <w:spacing w:after="0"/>
            </w:pPr>
            <w:r w:rsidRPr="00061856">
              <w:t>specifikace názvu a typu paliva, včetně rozlišení cen a jednotek</w:t>
            </w:r>
          </w:p>
        </w:tc>
      </w:tr>
      <w:tr w:rsidR="008F2EDF" w14:paraId="121F11BC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2545776B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FuelTypePrice</w:t>
            </w:r>
          </w:p>
        </w:tc>
        <w:tc>
          <w:tcPr>
            <w:tcW w:w="3416" w:type="pct"/>
            <w:shd w:val="clear" w:color="auto" w:fill="auto"/>
          </w:tcPr>
          <w:p w14:paraId="750313E4" w14:textId="77777777" w:rsidR="008F2EDF" w:rsidRDefault="00061856" w:rsidP="004E449A">
            <w:pPr>
              <w:spacing w:after="0"/>
            </w:pPr>
            <w:r w:rsidRPr="00061856">
              <w:t>informace o cenách pro konkrétní typ paliva, a to jak v rozliš</w:t>
            </w:r>
            <w:r>
              <w:t>ení cen, měně, tak v jednotkách</w:t>
            </w:r>
          </w:p>
        </w:tc>
      </w:tr>
      <w:tr w:rsidR="008F2EDF" w14:paraId="148BFED7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4CF80F2B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StationContactInformation</w:t>
            </w:r>
          </w:p>
        </w:tc>
        <w:tc>
          <w:tcPr>
            <w:tcW w:w="3416" w:type="pct"/>
            <w:shd w:val="clear" w:color="auto" w:fill="auto"/>
          </w:tcPr>
          <w:p w14:paraId="636AD576" w14:textId="77777777" w:rsidR="008F2EDF" w:rsidRDefault="00061856" w:rsidP="004E449A">
            <w:pPr>
              <w:spacing w:after="0"/>
            </w:pPr>
            <w:r w:rsidRPr="00061856">
              <w:t>obecné kontaktní informace (telefon, fax, e-mail, web) pro čerpací stanici</w:t>
            </w:r>
          </w:p>
        </w:tc>
      </w:tr>
      <w:tr w:rsidR="008F2EDF" w14:paraId="49BD8D51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59BC31F4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POILinkType</w:t>
            </w:r>
          </w:p>
        </w:tc>
        <w:tc>
          <w:tcPr>
            <w:tcW w:w="3416" w:type="pct"/>
            <w:shd w:val="clear" w:color="auto" w:fill="auto"/>
          </w:tcPr>
          <w:p w14:paraId="23D55228" w14:textId="77777777" w:rsidR="008F2EDF" w:rsidRDefault="00061856" w:rsidP="004E449A">
            <w:pPr>
              <w:spacing w:after="0"/>
            </w:pPr>
            <w:r w:rsidRPr="00061856">
              <w:t>křížový odkaz na konkrétní POI identifikátor dodavatele POI</w:t>
            </w:r>
          </w:p>
        </w:tc>
      </w:tr>
      <w:tr w:rsidR="008F2EDF" w14:paraId="1744967B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07E32C87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SizeRestrictions</w:t>
            </w:r>
          </w:p>
        </w:tc>
        <w:tc>
          <w:tcPr>
            <w:tcW w:w="3416" w:type="pct"/>
            <w:shd w:val="clear" w:color="auto" w:fill="auto"/>
          </w:tcPr>
          <w:p w14:paraId="312FF130" w14:textId="0E94001F" w:rsidR="008F2EDF" w:rsidRDefault="00061856" w:rsidP="004E449A">
            <w:pPr>
              <w:spacing w:after="0"/>
            </w:pPr>
            <w:r w:rsidRPr="00061856">
              <w:t xml:space="preserve">omezení velikosti vozidel, která mají povolen vstup </w:t>
            </w:r>
            <w:r>
              <w:t xml:space="preserve">na </w:t>
            </w:r>
            <w:ins w:id="96" w:author="Petr Bureš" w:date="2020-01-23T11:02:00Z">
              <w:r w:rsidR="00F414BA">
                <w:t xml:space="preserve">čerpací </w:t>
              </w:r>
            </w:ins>
            <w:r>
              <w:t>stanici</w:t>
            </w:r>
          </w:p>
        </w:tc>
      </w:tr>
      <w:tr w:rsidR="008F2EDF" w14:paraId="68D9281E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3D4DB092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StationBrandAndRating</w:t>
            </w:r>
          </w:p>
        </w:tc>
        <w:tc>
          <w:tcPr>
            <w:tcW w:w="3416" w:type="pct"/>
            <w:shd w:val="clear" w:color="auto" w:fill="auto"/>
          </w:tcPr>
          <w:p w14:paraId="687B9A3E" w14:textId="77777777" w:rsidR="008F2EDF" w:rsidRDefault="00061856" w:rsidP="00360083">
            <w:pPr>
              <w:spacing w:after="0"/>
            </w:pPr>
            <w:r>
              <w:t xml:space="preserve">Značku </w:t>
            </w:r>
            <w:r w:rsidRPr="00061856">
              <w:t>paliv</w:t>
            </w:r>
            <w:r>
              <w:t>a dostupného na</w:t>
            </w:r>
            <w:r w:rsidRPr="00061856">
              <w:t xml:space="preserve"> čerpací stanici a subjektivní cenové hodnocení t</w:t>
            </w:r>
            <w:r>
              <w:t>é</w:t>
            </w:r>
            <w:r w:rsidRPr="00061856">
              <w:t>to stanic</w:t>
            </w:r>
            <w:r>
              <w:t>e</w:t>
            </w:r>
          </w:p>
        </w:tc>
      </w:tr>
      <w:tr w:rsidR="008F2EDF" w14:paraId="5430939F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6DE500CE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StationFuelingInformation</w:t>
            </w:r>
          </w:p>
        </w:tc>
        <w:tc>
          <w:tcPr>
            <w:tcW w:w="3416" w:type="pct"/>
            <w:shd w:val="clear" w:color="auto" w:fill="auto"/>
          </w:tcPr>
          <w:p w14:paraId="055CCCFC" w14:textId="19AED028" w:rsidR="008F2EDF" w:rsidRDefault="00061856" w:rsidP="004E449A">
            <w:pPr>
              <w:spacing w:after="0"/>
            </w:pPr>
            <w:r w:rsidRPr="00061856">
              <w:t xml:space="preserve">druhy paliva, ceny a značka paliva a subjektivní cenové hodnocení této </w:t>
            </w:r>
            <w:ins w:id="97" w:author="Petr Bureš" w:date="2020-01-23T11:02:00Z">
              <w:r w:rsidR="00F414BA">
                <w:t xml:space="preserve">čerpací </w:t>
              </w:r>
            </w:ins>
            <w:r w:rsidRPr="00061856">
              <w:t>stanice</w:t>
            </w:r>
            <w:r>
              <w:t xml:space="preserve"> (viz struktura výše)</w:t>
            </w:r>
          </w:p>
        </w:tc>
      </w:tr>
      <w:tr w:rsidR="008F2EDF" w14:paraId="7E514C56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669C1DD1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StationMapLocationInfo</w:t>
            </w:r>
          </w:p>
        </w:tc>
        <w:tc>
          <w:tcPr>
            <w:tcW w:w="3416" w:type="pct"/>
            <w:shd w:val="clear" w:color="auto" w:fill="auto"/>
          </w:tcPr>
          <w:p w14:paraId="0E30B9B7" w14:textId="62745E8E" w:rsidR="008F2EDF" w:rsidRDefault="00061856" w:rsidP="004E449A">
            <w:pPr>
              <w:spacing w:after="0"/>
            </w:pPr>
            <w:r w:rsidRPr="00061856">
              <w:t xml:space="preserve">mapové referenční informace o poloze </w:t>
            </w:r>
            <w:ins w:id="98" w:author="Petr Bureš" w:date="2020-01-23T11:02:00Z">
              <w:r w:rsidR="00F414BA">
                <w:t xml:space="preserve">čerpací </w:t>
              </w:r>
            </w:ins>
            <w:r>
              <w:t>stanice</w:t>
            </w:r>
            <w:r w:rsidRPr="00061856">
              <w:t xml:space="preserve"> a případn</w:t>
            </w:r>
            <w:r>
              <w:t>é</w:t>
            </w:r>
            <w:r w:rsidRPr="00061856">
              <w:t xml:space="preserve"> </w:t>
            </w:r>
            <w:r>
              <w:t>polohy vjezdů a výjezdů</w:t>
            </w:r>
          </w:p>
        </w:tc>
      </w:tr>
      <w:tr w:rsidR="008F2EDF" w14:paraId="5ECD24F0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0FEA7B8D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StationLocationVectorInfo</w:t>
            </w:r>
          </w:p>
        </w:tc>
        <w:tc>
          <w:tcPr>
            <w:tcW w:w="3416" w:type="pct"/>
            <w:shd w:val="clear" w:color="auto" w:fill="auto"/>
          </w:tcPr>
          <w:p w14:paraId="319290E3" w14:textId="255C4721" w:rsidR="008F2EDF" w:rsidRDefault="00061856" w:rsidP="004E449A">
            <w:pPr>
              <w:spacing w:after="0"/>
            </w:pPr>
            <w:r w:rsidRPr="00061856">
              <w:t xml:space="preserve">umístění pro jednotlivou </w:t>
            </w:r>
            <w:ins w:id="99" w:author="Petr Bureš" w:date="2020-01-23T11:02:00Z">
              <w:r w:rsidR="00F414BA">
                <w:t xml:space="preserve">čerpací </w:t>
              </w:r>
            </w:ins>
            <w:r w:rsidRPr="00061856">
              <w:t>stanici podél dané RoadLocation, určené jako offset od začátku této RoadLocation</w:t>
            </w:r>
          </w:p>
        </w:tc>
      </w:tr>
      <w:tr w:rsidR="008F2EDF" w14:paraId="3262E9C7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7F0EE82C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t>StationPOILocationInfo</w:t>
            </w:r>
          </w:p>
        </w:tc>
        <w:tc>
          <w:tcPr>
            <w:tcW w:w="3416" w:type="pct"/>
            <w:shd w:val="clear" w:color="auto" w:fill="auto"/>
          </w:tcPr>
          <w:p w14:paraId="79EDC9C8" w14:textId="77777777" w:rsidR="008F2EDF" w:rsidRDefault="00657DDF" w:rsidP="004E449A">
            <w:pPr>
              <w:spacing w:after="0"/>
            </w:pPr>
            <w:r>
              <w:t xml:space="preserve">Poloha </w:t>
            </w:r>
            <w:r w:rsidRPr="00061856">
              <w:t xml:space="preserve">čerpací </w:t>
            </w:r>
            <w:r>
              <w:t xml:space="preserve">stanice ve tvaru </w:t>
            </w:r>
            <w:r w:rsidR="00061856" w:rsidRPr="00061856">
              <w:t>POI (souřadnice WGS</w:t>
            </w:r>
            <w:r>
              <w:t>84)</w:t>
            </w:r>
          </w:p>
        </w:tc>
      </w:tr>
      <w:tr w:rsidR="008F2EDF" w14:paraId="2F268473" w14:textId="77777777" w:rsidTr="000C3B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584" w:type="pct"/>
            <w:shd w:val="clear" w:color="auto" w:fill="auto"/>
          </w:tcPr>
          <w:p w14:paraId="17AF5555" w14:textId="77777777" w:rsidR="008F2EDF" w:rsidRPr="004E449A" w:rsidRDefault="008F2EDF" w:rsidP="004E449A">
            <w:pPr>
              <w:spacing w:after="0" w:line="100" w:lineRule="atLeast"/>
              <w:rPr>
                <w:lang w:val="en-GB"/>
              </w:rPr>
            </w:pPr>
            <w:r w:rsidRPr="004E449A">
              <w:rPr>
                <w:lang w:val="en-GB"/>
              </w:rPr>
              <w:lastRenderedPageBreak/>
              <w:t>WGS84coordinate</w:t>
            </w:r>
          </w:p>
        </w:tc>
        <w:tc>
          <w:tcPr>
            <w:tcW w:w="3416" w:type="pct"/>
            <w:shd w:val="clear" w:color="auto" w:fill="auto"/>
          </w:tcPr>
          <w:p w14:paraId="3C694FC8" w14:textId="77777777" w:rsidR="008F2EDF" w:rsidRDefault="00657DDF" w:rsidP="004E449A">
            <w:pPr>
              <w:spacing w:after="0"/>
            </w:pPr>
            <w:r w:rsidRPr="00657DDF">
              <w:t xml:space="preserve">WGS-84 </w:t>
            </w:r>
            <w:r>
              <w:t>souřadnice v metrovém rozlišení</w:t>
            </w:r>
          </w:p>
        </w:tc>
      </w:tr>
    </w:tbl>
    <w:p w14:paraId="73B3EC9E" w14:textId="77777777" w:rsidR="008F2EDF" w:rsidRDefault="008F2EDF" w:rsidP="006E0149"/>
    <w:p w14:paraId="5889561E" w14:textId="77777777" w:rsidR="00605B79" w:rsidRDefault="00605B79" w:rsidP="00605B79">
      <w:r>
        <w:t>Následující tabulka ukazuje jednu z definicí tříd, skládající se z</w:t>
      </w:r>
      <w:r w:rsidR="00371C4A">
        <w:t>e dvou výčtových typů dvou celých čísel.</w:t>
      </w:r>
      <w:r>
        <w:t xml:space="preserve"> </w:t>
      </w:r>
    </w:p>
    <w:p>
      <w:pPr>
        <w:pStyle w:val="Caption"/>
        <w:jc w:val="center"/>
      </w:pPr>
      <w:r>
        <w:t xml:space="preserve">Tabulka 3 – </w:t>
      </w:r>
      <w:r>
        <w:t xml:space="preserve">třída „StationBrandAndRating“ (tab. 21 normy)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102"/>
        <w:gridCol w:w="1415"/>
        <w:gridCol w:w="853"/>
        <w:gridCol w:w="5918"/>
      </w:tblGrid>
      <w:tr w:rsidR="00C51677" w:rsidRPr="00360083" w14:paraId="3AF57D30" w14:textId="77777777" w:rsidTr="00F43C89">
        <w:tc>
          <w:tcPr>
            <w:tcW w:w="5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F90C8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360083">
              <w:rPr>
                <w:b/>
                <w:lang w:val="en-GB"/>
              </w:rPr>
              <w:t>Name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0FB0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360083">
              <w:rPr>
                <w:b/>
                <w:lang w:val="en-GB"/>
              </w:rPr>
              <w:t>Type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0B446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360083">
              <w:rPr>
                <w:b/>
                <w:lang w:val="en-GB"/>
              </w:rPr>
              <w:t>Multiplicity</w:t>
            </w: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09308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360083">
              <w:rPr>
                <w:b/>
                <w:lang w:val="en-GB"/>
              </w:rPr>
              <w:t>Description</w:t>
            </w:r>
          </w:p>
        </w:tc>
      </w:tr>
      <w:tr w:rsidR="00371C4A" w:rsidRPr="00877D3F" w14:paraId="6F05B8EE" w14:textId="77777777" w:rsidTr="00F43C89"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067C3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globalFuelBrand</w:t>
            </w:r>
          </w:p>
        </w:tc>
        <w:tc>
          <w:tcPr>
            <w:tcW w:w="7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8F10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fpi008:FuelBrand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22FF4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center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0..1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68700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Reference to a global fuel brand in the table fpi008: FuelBrand.</w:t>
            </w:r>
          </w:p>
        </w:tc>
      </w:tr>
      <w:tr w:rsidR="00371C4A" w:rsidRPr="00877D3F" w14:paraId="60EB8CDF" w14:textId="77777777" w:rsidTr="00F43C89"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46990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altGlobalFuelBrand</w:t>
            </w:r>
          </w:p>
        </w:tc>
        <w:tc>
          <w:tcPr>
            <w:tcW w:w="7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90C1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fpi009:AltFuelBrand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814FB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center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0..1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9A4FF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Reference to a global fuel brand in the table fpi009: AltFuelBrand.</w:t>
            </w:r>
          </w:p>
        </w:tc>
      </w:tr>
      <w:tr w:rsidR="00371C4A" w:rsidRPr="00877D3F" w14:paraId="53647E6C" w14:textId="77777777" w:rsidTr="00F43C89"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836BB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localFuelBrandReference</w:t>
            </w:r>
          </w:p>
        </w:tc>
        <w:tc>
          <w:tcPr>
            <w:tcW w:w="7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771A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IntUnTi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E121D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center"/>
              <w:rPr>
                <w:sz w:val="18"/>
                <w:lang w:val="en-GB"/>
              </w:rPr>
            </w:pPr>
            <w:r w:rsidRPr="00F43C89">
              <w:rPr>
                <w:sz w:val="18"/>
                <w:lang w:val="en-GB"/>
              </w:rPr>
              <w:t>0..1</w:t>
            </w:r>
          </w:p>
        </w:tc>
        <w:tc>
          <w:tcPr>
            <w:tcW w:w="31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9AB11" w14:textId="77777777" w:rsidR="00371C4A" w:rsidRPr="00F43C89" w:rsidRDefault="00371C4A" w:rsidP="00371C4A">
            <w:pPr>
              <w:keepNext/>
              <w:keepLines/>
              <w:spacing w:after="0" w:line="240" w:lineRule="auto"/>
              <w:jc w:val="left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 xml:space="preserve">Optional reference to a local fuel brand name. -- redakčně zkráceno --</w:t>
            </w:r>
          </w:p>
        </w:tc>
      </w:tr>
      <w:tr w:rsidR="00C51677" w:rsidRPr="00360083" w14:paraId="3AF57D30" w14:textId="77777777" w:rsidTr="00F43C89">
        <w:tc>
          <w:tcPr>
            <w:tcW w:w="5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F90C8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>
              <w:rPr>
                <w:lang w:val="en-GB"/>
              </w:rPr>
              <w:t xml:space="preserve">subjectivePriceRating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0FB0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>
              <w:rPr>
                <w:lang w:val="en-GB"/>
              </w:rPr>
              <w:t xml:space="preserve">IntUnTi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0B446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>
              <w:rPr>
                <w:lang w:val="en-GB"/>
              </w:rPr>
              <w:t xml:space="preserve">0..1</w:t>
            </w: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09308" w14:textId="77777777" w:rsidR="00C51677" w:rsidRPr="0036008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>
              <w:rPr>
                <w:lang w:val="en-GB"/>
              </w:rPr>
              <w:t xml:space="preserve">Subjective Price Rating of Station. -- redakčně zkráceno --</w:t>
            </w:r>
          </w:p>
        </w:tc>
      </w:tr>
    </w:tbl>
    <w:p w14:paraId="496CC708" w14:textId="77777777" w:rsidR="00371C4A" w:rsidRDefault="00371C4A" w:rsidP="00F43C89"/>
    <w:p w14:paraId="6D1C4C94" w14:textId="77777777" w:rsidR="00B45E5B" w:rsidRPr="00877D3F" w:rsidRDefault="003134BE">
      <w:pPr>
        <w:pStyle w:val="Heading1"/>
      </w:pPr>
      <w:r>
        <w:t>9</w:t>
      </w:r>
      <w:r w:rsidR="006E0149">
        <w:t xml:space="preserve"> </w:t>
      </w:r>
      <w:r w:rsidR="00B45E5B" w:rsidRPr="00877D3F">
        <w:t xml:space="preserve">Tabulky </w:t>
      </w:r>
      <w:r w:rsidR="006B030E">
        <w:t>FPI</w:t>
      </w:r>
    </w:p>
    <w:p w14:paraId="71B2BF53" w14:textId="77777777" w:rsidR="00967270" w:rsidRDefault="00B45E5B" w:rsidP="001546E6">
      <w:r>
        <w:t xml:space="preserve">Tato kapitola (rozsah 10 stran) obsahuje definice výčtových typů aplikace FPI (v 9 tabulkách). Níže v textu je uveden seznam tabulek i s popisem obsahu a ukázka jedné tabulky.</w:t>
      </w:r>
    </w:p>
    <w:p>
      <w:pPr>
        <w:pStyle w:val="Caption"/>
        <w:jc w:val="center"/>
      </w:pPr>
      <w:r>
        <w:t xml:space="preserve">Tabulka 4 – </w:t>
      </w:r>
      <w:r>
        <w:t xml:space="preserve">Seznam použitých základních tabulek FPI (nečíslovaná část)</w:t>
      </w:r>
    </w:p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954"/>
        <w:gridCol w:w="3827"/>
        <w:gridCol w:w="2279"/>
        <w:tblGridChange w:id="100">
          <w:tblGrid>
            <w:gridCol w:w="2954"/>
            <w:gridCol w:w="3686"/>
            <w:gridCol w:w="2420"/>
          </w:tblGrid>
        </w:tblGridChange>
      </w:tblGrid>
      <w:tr w:rsidR="00967270" w:rsidRPr="00877D3F" w14:paraId="13545FC6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01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blHeader/>
          <w:trPrChange w:id="102" w:author="Petr Bureš" w:date="2020-01-23T11:03:00Z">
            <w:trPr>
              <w:tblHeader/>
            </w:trPr>
          </w:trPrChange>
        </w:trPr>
        <w:tc>
          <w:tcPr>
            <w:tcW w:w="2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3" w:author="Petr Bureš" w:date="2020-01-23T11:03:00Z">
              <w:tcPr>
                <w:tcW w:w="2954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6DD1BA7C" w14:textId="77777777" w:rsidR="00967270" w:rsidRPr="00877D3F" w:rsidRDefault="00967270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6B030E">
              <w:rPr>
                <w:b/>
              </w:rPr>
              <w:t>FPI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4" w:author="Petr Bureš" w:date="2020-01-23T11:03:00Z">
              <w:tcPr>
                <w:tcW w:w="3686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1EC1DCF" w14:textId="77777777" w:rsidR="00967270" w:rsidRPr="00877D3F" w:rsidRDefault="00967270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 w:rsidR="00053E81">
              <w:rPr>
                <w:b/>
              </w:rPr>
              <w:t xml:space="preserve"> výčtu (tabulky)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5" w:author="Petr Bureš" w:date="2020-01-23T11:03:00Z">
              <w:tcPr>
                <w:tcW w:w="242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7A40644A" w14:textId="77777777" w:rsidR="00967270" w:rsidRPr="00877D3F" w:rsidRDefault="00967270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6567AA" w:rsidRPr="00877D3F" w14:paraId="74368CF0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06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7" w:author="Petr Bureš" w:date="2020-01-23T11:03:00Z">
              <w:tcPr>
                <w:tcW w:w="29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6EAF032" w14:textId="77777777" w:rsidR="006567AA" w:rsidRPr="00EE6D08" w:rsidRDefault="006567AA" w:rsidP="006567AA">
            <w:pPr>
              <w:spacing w:after="0" w:line="100" w:lineRule="atLeast"/>
            </w:pPr>
            <w:r w:rsidRPr="00EE6D08">
              <w:t>fpi001:DeliveryUnitType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8" w:author="Petr Bureš" w:date="2020-01-23T11:03:00Z">
              <w:tcPr>
                <w:tcW w:w="36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1E0D69A9" w14:textId="77777777" w:rsidR="006567AA" w:rsidRPr="00EE6D08" w:rsidRDefault="00FD3718" w:rsidP="006567AA">
            <w:pPr>
              <w:spacing w:after="0" w:line="100" w:lineRule="atLeast"/>
            </w:pPr>
            <w:r w:rsidRPr="00EE6D08">
              <w:t>Jednotka účtování paliva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9" w:author="Petr Bureš" w:date="2020-01-23T11:03:00Z">
              <w:tcPr>
                <w:tcW w:w="24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039B346B" w14:textId="77777777" w:rsidR="006567AA" w:rsidRPr="00EE6D08" w:rsidRDefault="006567AA" w:rsidP="00FD3718">
            <w:pPr>
              <w:spacing w:after="0" w:line="100" w:lineRule="atLeast"/>
              <w:rPr>
                <w:lang w:val="en-GB"/>
              </w:rPr>
            </w:pPr>
            <w:r w:rsidRPr="00EE6D08">
              <w:rPr>
                <w:lang w:val="en-GB"/>
              </w:rPr>
              <w:t xml:space="preserve">Př.: </w:t>
            </w:r>
            <w:r w:rsidR="00FD3718" w:rsidRPr="00EE6D08">
              <w:rPr>
                <w:lang w:val="en-GB"/>
              </w:rPr>
              <w:t>1</w:t>
            </w:r>
            <w:r w:rsidRPr="00EE6D08">
              <w:rPr>
                <w:lang w:val="en-GB"/>
              </w:rPr>
              <w:t xml:space="preserve">: </w:t>
            </w:r>
            <w:r w:rsidR="00FD3718" w:rsidRPr="00EE6D08">
              <w:t>Litre</w:t>
            </w:r>
          </w:p>
        </w:tc>
      </w:tr>
      <w:tr w:rsidR="006567AA" w:rsidRPr="00877D3F" w14:paraId="44A06B8D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10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1" w:author="Petr Bureš" w:date="2020-01-23T11:03:00Z">
              <w:tcPr>
                <w:tcW w:w="29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6BC9C97F" w14:textId="77777777" w:rsidR="006567AA" w:rsidRPr="00EE6D08" w:rsidRDefault="006567AA" w:rsidP="006567AA">
            <w:pPr>
              <w:spacing w:after="0" w:line="100" w:lineRule="atLeast"/>
            </w:pPr>
            <w:r w:rsidRPr="00EE6D08">
              <w:t>fpi003:FuelKindType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2" w:author="Petr Bureš" w:date="2020-01-23T11:03:00Z">
              <w:tcPr>
                <w:tcW w:w="36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37440626" w14:textId="77777777" w:rsidR="006567AA" w:rsidRPr="00EE6D08" w:rsidRDefault="00FD3718" w:rsidP="006567AA">
            <w:pPr>
              <w:spacing w:after="0" w:line="100" w:lineRule="atLeast"/>
            </w:pPr>
            <w:r w:rsidRPr="00EE6D08">
              <w:t>Dostupný typ paliva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3" w:author="Petr Bureš" w:date="2020-01-23T11:03:00Z">
              <w:tcPr>
                <w:tcW w:w="24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47ACA0C4" w14:textId="77777777" w:rsidR="006567AA" w:rsidRPr="00EE6D08" w:rsidRDefault="006567AA" w:rsidP="00FD3718">
            <w:pPr>
              <w:spacing w:after="0" w:line="100" w:lineRule="atLeast"/>
              <w:rPr>
                <w:lang w:val="en-GB"/>
              </w:rPr>
            </w:pPr>
            <w:r w:rsidRPr="00EE6D08">
              <w:rPr>
                <w:lang w:val="en-GB"/>
              </w:rPr>
              <w:t xml:space="preserve">Př.: </w:t>
            </w:r>
            <w:r w:rsidR="00FD3718" w:rsidRPr="00EE6D08">
              <w:rPr>
                <w:lang w:val="en-GB"/>
              </w:rPr>
              <w:t>15</w:t>
            </w:r>
            <w:r w:rsidRPr="00EE6D08">
              <w:rPr>
                <w:lang w:val="en-GB"/>
              </w:rPr>
              <w:t>:</w:t>
            </w:r>
            <w:r w:rsidR="00FD3718" w:rsidRPr="00EE6D08">
              <w:t xml:space="preserve"> electric</w:t>
            </w:r>
          </w:p>
        </w:tc>
      </w:tr>
      <w:tr w:rsidR="00F349AF" w:rsidRPr="00877D3F" w14:paraId="3F2039D2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14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5" w:author="Petr Bureš" w:date="2020-01-23T11:03:00Z">
              <w:tcPr>
                <w:tcW w:w="29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594ACCB9" w14:textId="77777777" w:rsidR="00F349AF" w:rsidRPr="00EE6D08" w:rsidRDefault="00F349AF" w:rsidP="00F349AF">
            <w:pPr>
              <w:spacing w:after="0" w:line="100" w:lineRule="atLeast"/>
            </w:pPr>
            <w:r w:rsidRPr="00EE6D08">
              <w:t>fpi004:PaymentMethodType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6" w:author="Petr Bureš" w:date="2020-01-23T11:03:00Z">
              <w:tcPr>
                <w:tcW w:w="36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59CC082" w14:textId="77777777" w:rsidR="00F349AF" w:rsidRPr="00EE6D08" w:rsidRDefault="00F349AF" w:rsidP="00F349AF">
            <w:pPr>
              <w:spacing w:after="0" w:line="100" w:lineRule="atLeast"/>
            </w:pPr>
            <w:r w:rsidRPr="00EE6D08">
              <w:t>Možný způsob platby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17" w:author="Petr Bureš" w:date="2020-01-23T11:03:00Z">
              <w:tcPr>
                <w:tcW w:w="24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0991F2E7" w14:textId="77777777" w:rsidR="00F349AF" w:rsidRPr="00EE6D08" w:rsidRDefault="00F349AF" w:rsidP="00F349AF">
            <w:pPr>
              <w:spacing w:after="0" w:line="100" w:lineRule="atLeast"/>
              <w:rPr>
                <w:lang w:val="en-GB"/>
              </w:rPr>
            </w:pPr>
            <w:r w:rsidRPr="00EE6D08">
              <w:rPr>
                <w:lang w:val="en-GB"/>
              </w:rPr>
              <w:t xml:space="preserve">Př: 4: </w:t>
            </w:r>
            <w:r w:rsidRPr="00EE6D08">
              <w:t>tank card</w:t>
            </w:r>
          </w:p>
        </w:tc>
      </w:tr>
      <w:tr w:rsidR="00967270" w:rsidRPr="00877D3F" w14:paraId="13545FC6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01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blHeader/>
          <w:trPrChange w:id="102" w:author="Petr Bureš" w:date="2020-01-23T11:03:00Z">
            <w:trPr>
              <w:tblHeader/>
            </w:trPr>
          </w:trPrChange>
        </w:trPr>
        <w:tc>
          <w:tcPr>
            <w:tcW w:w="2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3" w:author="Petr Bureš" w:date="2020-01-23T11:03:00Z">
              <w:tcPr>
                <w:tcW w:w="2954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6DD1BA7C" w14:textId="77777777" w:rsidR="00967270" w:rsidRPr="00877D3F" w:rsidRDefault="00967270" w:rsidP="00B81B7B">
            <w:pPr>
              <w:spacing w:after="0" w:line="100" w:lineRule="atLeast"/>
              <w:rPr>
                <w:b/>
              </w:rPr>
            </w:pPr>
            <w:r>
              <w:t xml:space="preserve">-- redakčně zkráceno o 4 položky --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4" w:author="Petr Bureš" w:date="2020-01-23T11:03:00Z">
              <w:tcPr>
                <w:tcW w:w="3686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21EC1DCF" w14:textId="77777777" w:rsidR="00967270" w:rsidRPr="00877D3F" w:rsidRDefault="00967270" w:rsidP="003111C4">
            <w:pPr>
              <w:spacing w:after="0" w:line="100" w:lineRule="atLeast"/>
              <w:rPr>
                <w:b/>
              </w:rPr>
            </w:pP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05" w:author="Petr Bureš" w:date="2020-01-23T11:03:00Z">
              <w:tcPr>
                <w:tcW w:w="242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7A40644A" w14:textId="77777777" w:rsidR="00967270" w:rsidRPr="00877D3F" w:rsidRDefault="00967270" w:rsidP="003111C4">
            <w:pPr>
              <w:spacing w:after="0" w:line="100" w:lineRule="atLeast"/>
            </w:pPr>
          </w:p>
        </w:tc>
      </w:tr>
      <w:tr w:rsidR="006567AA" w:rsidRPr="00877D3F" w14:paraId="5EA5E78F" w14:textId="77777777" w:rsidTr="00F414BA">
        <w:tblPrEx>
          <w:tblW w:w="0" w:type="auto"/>
          <w:tblInd w:w="131" w:type="dxa"/>
          <w:tblLayout w:type="fixed"/>
          <w:tblLook w:val="0000" w:firstRow="0" w:lastRow="0" w:firstColumn="0" w:lastColumn="0" w:noHBand="0" w:noVBand="0"/>
          <w:tblPrExChange w:id="145" w:author="Petr Bureš" w:date="2020-01-23T11:03:00Z">
            <w:tblPrEx>
              <w:tblW w:w="0" w:type="auto"/>
              <w:tblInd w:w="131" w:type="dxa"/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70"/>
          <w:trPrChange w:id="146" w:author="Petr Bureš" w:date="2020-01-23T11:03:00Z">
            <w:trPr>
              <w:trHeight w:val="70"/>
            </w:trPr>
          </w:trPrChange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47" w:author="Petr Bureš" w:date="2020-01-23T11:03:00Z">
              <w:tcPr>
                <w:tcW w:w="29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787229AA" w14:textId="77777777" w:rsidR="006567AA" w:rsidRPr="00EE6D08" w:rsidRDefault="006567AA" w:rsidP="006567AA">
            <w:pPr>
              <w:spacing w:after="0" w:line="100" w:lineRule="atLeast"/>
            </w:pPr>
            <w:r w:rsidRPr="00EE6D08">
              <w:t>fpi009:AltFuelBrand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48" w:author="Petr Bureš" w:date="2020-01-23T11:03:00Z">
              <w:tcPr>
                <w:tcW w:w="36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4EB54CA4" w14:textId="18F8CDE2" w:rsidR="006567AA" w:rsidRPr="00EE6D08" w:rsidRDefault="00DC5AFA" w:rsidP="00360083">
            <w:pPr>
              <w:spacing w:after="0" w:line="100" w:lineRule="atLeast"/>
            </w:pPr>
            <w:r w:rsidRPr="00EE6D08">
              <w:t xml:space="preserve">Obchodní značky dalších řetězců/stanic, až 255, </w:t>
            </w:r>
            <w:commentRangeStart w:id="149"/>
            <w:commentRangeStart w:id="150"/>
            <w:r w:rsidRPr="00EE6D08">
              <w:t xml:space="preserve">stanovené </w:t>
            </w:r>
            <w:commentRangeEnd w:id="149"/>
            <w:r w:rsidR="00360083">
              <w:rPr>
                <w:rStyle w:val="CommentReference"/>
                <w:rFonts w:cs="Mangal"/>
              </w:rPr>
              <w:commentReference w:id="149"/>
            </w:r>
            <w:commentRangeEnd w:id="150"/>
            <w:r w:rsidR="00F414BA">
              <w:rPr>
                <w:rStyle w:val="CommentReference"/>
                <w:rFonts w:cs="Mangal"/>
              </w:rPr>
              <w:commentReference w:id="150"/>
            </w:r>
            <w:ins w:id="151" w:author="Petr Bureš" w:date="2020-01-23T11:04:00Z">
              <w:r w:rsidR="00F414BA">
                <w:t xml:space="preserve">jsou </w:t>
              </w:r>
            </w:ins>
            <w:r w:rsidRPr="00EE6D08">
              <w:t>pouze 2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152" w:author="Petr Bureš" w:date="2020-01-23T11:03:00Z">
              <w:tcPr>
                <w:tcW w:w="24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1C4A04C6" w14:textId="77777777" w:rsidR="006567AA" w:rsidRPr="00EE6D08" w:rsidRDefault="006567AA" w:rsidP="00DC5AFA">
            <w:pPr>
              <w:tabs>
                <w:tab w:val="center" w:pos="1102"/>
              </w:tabs>
              <w:spacing w:after="0" w:line="100" w:lineRule="atLeast"/>
              <w:rPr>
                <w:lang w:val="en-GB"/>
              </w:rPr>
            </w:pPr>
            <w:r w:rsidRPr="00EE6D08">
              <w:rPr>
                <w:lang w:val="en-GB"/>
              </w:rPr>
              <w:t xml:space="preserve">Př.: </w:t>
            </w:r>
            <w:r w:rsidR="00DC5AFA" w:rsidRPr="00EE6D08">
              <w:rPr>
                <w:lang w:val="en-GB"/>
              </w:rPr>
              <w:t>0</w:t>
            </w:r>
            <w:r w:rsidR="003B7663" w:rsidRPr="00EE6D08">
              <w:rPr>
                <w:lang w:val="en-GB"/>
              </w:rPr>
              <w:t>:</w:t>
            </w:r>
            <w:r w:rsidR="00DC5AFA" w:rsidRPr="00EE6D08">
              <w:rPr>
                <w:lang w:val="en-GB"/>
              </w:rPr>
              <w:t xml:space="preserve"> unknown</w:t>
            </w:r>
          </w:p>
        </w:tc>
      </w:tr>
    </w:tbl>
    <w:p w14:paraId="1DB14BAB" w14:textId="77777777" w:rsidR="00967270" w:rsidRDefault="00967270" w:rsidP="00A35A9A"/>
    <w:p w14:paraId="35B0961F" w14:textId="77777777" w:rsidR="003111C4" w:rsidRDefault="003111C4">
      <w:r>
        <w:t xml:space="preserve">V následující tabulce je ukázka části definice výčtového typu DeliveryUnitType.</w:t>
      </w:r>
    </w:p>
    <w:p>
      <w:pPr>
        <w:pStyle w:val="Caption"/>
        <w:jc w:val="center"/>
      </w:pPr>
      <w:r>
        <w:t xml:space="preserve">Tabulka 5 – </w:t>
      </w:r>
      <w:r>
        <w:t xml:space="preserve">Příklad části definice výčtového typu fpi001:DeliveryUnitType (nečíslovaná část)</w:t>
      </w:r>
    </w:p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86"/>
        <w:gridCol w:w="1701"/>
        <w:gridCol w:w="6658"/>
      </w:tblGrid>
      <w:tr w:rsidR="00B45E5B" w:rsidRPr="00877D3F" w14:paraId="7DC33A34" w14:textId="77777777" w:rsidTr="00EE6D08">
        <w:trPr>
          <w:tblHeader/>
        </w:trPr>
        <w:tc>
          <w:tcPr>
            <w:tcW w:w="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55A1E" w14:textId="77777777" w:rsidR="00B45E5B" w:rsidRPr="00EE6D08" w:rsidRDefault="00B45E5B">
            <w:pPr>
              <w:spacing w:after="0" w:line="100" w:lineRule="atLeast"/>
              <w:rPr>
                <w:b/>
              </w:rPr>
            </w:pPr>
            <w:r w:rsidRPr="00EE6D08">
              <w:rPr>
                <w:b/>
              </w:rPr>
              <w:t>Kód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F1707" w14:textId="77777777" w:rsidR="00B45E5B" w:rsidRPr="00EE6D08" w:rsidRDefault="00B45E5B">
            <w:pPr>
              <w:spacing w:after="0" w:line="100" w:lineRule="atLeast"/>
              <w:rPr>
                <w:b/>
              </w:rPr>
            </w:pPr>
            <w:r w:rsidRPr="00EE6D08">
              <w:rPr>
                <w:b/>
              </w:rPr>
              <w:t>Fráze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33134" w14:textId="77777777" w:rsidR="00B45E5B" w:rsidRPr="00EE6D08" w:rsidRDefault="00360083">
            <w:pPr>
              <w:spacing w:after="0" w:line="100" w:lineRule="atLeast"/>
            </w:pPr>
            <w:r>
              <w:rPr>
                <w:b/>
              </w:rPr>
              <w:t>K</w:t>
            </w:r>
            <w:r w:rsidR="00B45E5B" w:rsidRPr="00EE6D08">
              <w:rPr>
                <w:b/>
              </w:rPr>
              <w:t>omentář</w:t>
            </w:r>
          </w:p>
        </w:tc>
      </w:tr>
      <w:tr w:rsidR="001C4B79" w:rsidRPr="00877D3F" w14:paraId="4B3D6AD5" w14:textId="77777777" w:rsidTr="00EE6D08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CE470" w14:textId="77777777" w:rsidR="001C4B79" w:rsidRPr="00EE6D08" w:rsidRDefault="001C4B79" w:rsidP="001C4B79">
            <w:pPr>
              <w:spacing w:after="0" w:line="100" w:lineRule="atLeast"/>
            </w:pPr>
            <w:r w:rsidRPr="00EE6D08"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466CB" w14:textId="77777777" w:rsidR="001C4B79" w:rsidRPr="00EE6D08" w:rsidRDefault="001C4B79" w:rsidP="001C4B79">
            <w:pPr>
              <w:pStyle w:val="TAL"/>
              <w:spacing w:after="60"/>
              <w:rPr>
                <w:sz w:val="20"/>
              </w:rPr>
            </w:pPr>
            <w:r w:rsidRPr="00EE6D08">
              <w:rPr>
                <w:sz w:val="20"/>
              </w:rPr>
              <w:t>unknown</w:t>
            </w: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845DF" w14:textId="77777777" w:rsidR="001C4B79" w:rsidRPr="00EE6D08" w:rsidRDefault="001C4B79" w:rsidP="001C4B79">
            <w:pPr>
              <w:spacing w:after="0" w:line="100" w:lineRule="atLeast"/>
              <w:rPr>
                <w:lang w:val="en-GB"/>
              </w:rPr>
            </w:pPr>
          </w:p>
        </w:tc>
      </w:tr>
      <w:tr w:rsidR="001C4B79" w:rsidRPr="00877D3F" w14:paraId="1669FB33" w14:textId="77777777" w:rsidTr="00EE6D08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839BC" w14:textId="77777777" w:rsidR="001C4B79" w:rsidRPr="00EE6D08" w:rsidRDefault="001C4B79" w:rsidP="001C4B79">
            <w:pPr>
              <w:spacing w:after="0" w:line="100" w:lineRule="atLeast"/>
            </w:pPr>
            <w:r w:rsidRPr="00EE6D08"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B984C" w14:textId="77777777" w:rsidR="001C4B79" w:rsidRPr="00EE6D08" w:rsidRDefault="001C4B79" w:rsidP="001C4B79">
            <w:pPr>
              <w:pStyle w:val="TAL"/>
              <w:spacing w:after="60"/>
              <w:rPr>
                <w:sz w:val="20"/>
              </w:rPr>
            </w:pPr>
            <w:r w:rsidRPr="00EE6D08">
              <w:rPr>
                <w:sz w:val="20"/>
              </w:rPr>
              <w:t>Litre</w:t>
            </w: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E5B86" w14:textId="77777777" w:rsidR="001C4B79" w:rsidRPr="00EE6D08" w:rsidRDefault="001C4B79" w:rsidP="001C4B79">
            <w:pPr>
              <w:spacing w:after="0" w:line="100" w:lineRule="atLeast"/>
              <w:rPr>
                <w:lang w:val="en-GB"/>
              </w:rPr>
            </w:pPr>
          </w:p>
        </w:tc>
      </w:tr>
      <w:tr w:rsidR="00B45E5B" w:rsidRPr="00877D3F" w14:paraId="7DC33A34" w14:textId="77777777" w:rsidTr="00EE6D08">
        <w:trPr>
          <w:tblHeader/>
        </w:trPr>
        <w:tc>
          <w:tcPr>
            <w:tcW w:w="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55A1E" w14:textId="77777777" w:rsidR="00B45E5B" w:rsidRPr="00EE6D08" w:rsidRDefault="00B45E5B">
            <w:pPr>
              <w:spacing w:after="0" w:line="100" w:lineRule="atLeast"/>
              <w:rPr>
                <w:b/>
              </w:rPr>
            </w:pPr>
            <w:r>
              <w:t xml:space="preserve">-- redakčně zkráceno 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F1707" w14:textId="77777777" w:rsidR="00B45E5B" w:rsidRPr="00EE6D08" w:rsidRDefault="00B45E5B">
            <w:pPr>
              <w:spacing w:after="0" w:line="100" w:lineRule="atLeast"/>
              <w:rPr>
                <w:b/>
              </w:rPr>
            </w:pP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33134" w14:textId="77777777" w:rsidR="00B45E5B" w:rsidRPr="00EE6D08" w:rsidRDefault="00360083">
            <w:pPr>
              <w:spacing w:after="0" w:line="100" w:lineRule="atLeast"/>
            </w:pPr>
          </w:p>
        </w:tc>
      </w:tr>
      <w:tr w:rsidR="001C4B79" w:rsidRPr="00877D3F" w14:paraId="282E9BAE" w14:textId="77777777" w:rsidTr="00EE6D08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40AB3" w14:textId="77777777" w:rsidR="001C4B79" w:rsidRPr="00EE6D08" w:rsidRDefault="001C4B79" w:rsidP="001C4B79">
            <w:pPr>
              <w:spacing w:after="0" w:line="100" w:lineRule="atLeast"/>
            </w:pPr>
            <w:r w:rsidRPr="00EE6D08"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5B5143" w14:textId="77777777" w:rsidR="001C4B79" w:rsidRPr="00EE6D08" w:rsidRDefault="001C4B79" w:rsidP="001C4B79">
            <w:pPr>
              <w:pStyle w:val="TAL"/>
              <w:spacing w:after="60"/>
              <w:rPr>
                <w:sz w:val="20"/>
              </w:rPr>
            </w:pPr>
            <w:r w:rsidRPr="00EE6D08">
              <w:rPr>
                <w:sz w:val="20"/>
              </w:rPr>
              <w:t>Kg</w:t>
            </w: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9682E" w14:textId="77777777" w:rsidR="001C4B79" w:rsidRPr="00EE6D08" w:rsidRDefault="001C4B79" w:rsidP="001C4B79">
            <w:pPr>
              <w:spacing w:after="0" w:line="100" w:lineRule="atLeast"/>
              <w:rPr>
                <w:lang w:val="en-GB"/>
              </w:rPr>
            </w:pPr>
          </w:p>
        </w:tc>
      </w:tr>
      <w:tr w:rsidR="001C4B79" w:rsidRPr="00877D3F" w14:paraId="470C7112" w14:textId="77777777" w:rsidTr="00EE6D08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73C80" w14:textId="77777777" w:rsidR="001C4B79" w:rsidRPr="00EE6D08" w:rsidRDefault="001C4B79" w:rsidP="001C4B79">
            <w:pPr>
              <w:spacing w:after="0" w:line="100" w:lineRule="atLeast"/>
            </w:pPr>
            <w:r w:rsidRPr="00EE6D08"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8CF9E" w14:textId="77777777" w:rsidR="001C4B79" w:rsidRPr="00EE6D08" w:rsidRDefault="001C4B79" w:rsidP="001C4B79">
            <w:pPr>
              <w:pStyle w:val="TAL"/>
              <w:spacing w:after="60"/>
              <w:rPr>
                <w:sz w:val="20"/>
              </w:rPr>
            </w:pPr>
            <w:r w:rsidRPr="00EE6D08">
              <w:rPr>
                <w:sz w:val="20"/>
              </w:rPr>
              <w:t>gge</w:t>
            </w: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1C76E" w14:textId="77777777" w:rsidR="001C4B79" w:rsidRPr="00EE6D08" w:rsidRDefault="00B83AD4" w:rsidP="00B83AD4">
            <w:pPr>
              <w:spacing w:after="0" w:line="100" w:lineRule="atLeast"/>
              <w:rPr>
                <w:lang w:val="en-GB"/>
              </w:rPr>
            </w:pPr>
            <w:r>
              <w:t xml:space="preserve">Gas gallon equivalent, jednotka pro CNG používaná v USA </w:t>
            </w:r>
          </w:p>
        </w:tc>
      </w:tr>
      <w:tr w:rsidR="001C4B79" w:rsidRPr="00877D3F" w14:paraId="703E2B02" w14:textId="77777777" w:rsidTr="00EE6D08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A9C86" w14:textId="77777777" w:rsidR="001C4B79" w:rsidRPr="00EE6D08" w:rsidRDefault="001C4B79" w:rsidP="001C4B79">
            <w:pPr>
              <w:spacing w:after="0" w:line="100" w:lineRule="atLeast"/>
            </w:pPr>
            <w:r w:rsidRPr="00EE6D08">
              <w:t>255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3AA7B" w14:textId="77777777" w:rsidR="001C4B79" w:rsidRPr="00EE6D08" w:rsidRDefault="001C4B79" w:rsidP="001C4B79">
            <w:pPr>
              <w:pStyle w:val="TAL"/>
              <w:spacing w:after="60"/>
              <w:rPr>
                <w:sz w:val="20"/>
              </w:rPr>
            </w:pPr>
            <w:r w:rsidRPr="00EE6D08">
              <w:rPr>
                <w:sz w:val="20"/>
              </w:rPr>
              <w:t>undefined</w:t>
            </w: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FF672" w14:textId="77777777" w:rsidR="001C4B79" w:rsidRPr="00EE6D08" w:rsidRDefault="001C4B79" w:rsidP="001C4B79">
            <w:pPr>
              <w:spacing w:after="0" w:line="100" w:lineRule="atLeast"/>
              <w:rPr>
                <w:lang w:val="en-GB"/>
              </w:rPr>
            </w:pPr>
          </w:p>
        </w:tc>
      </w:tr>
    </w:tbl>
    <w:p w14:paraId="1C04E364" w14:textId="77777777" w:rsidR="0043582B" w:rsidRDefault="0043582B" w:rsidP="0043582B"/>
    <w:p w14:paraId="029429F4" w14:textId="77777777" w:rsidR="00B45E5B" w:rsidRPr="00877D3F" w:rsidRDefault="00B45E5B">
      <w:pPr>
        <w:pStyle w:val="Heading1"/>
      </w:pPr>
      <w:r w:rsidRPr="00877D3F">
        <w:t xml:space="preserve">Příloha A (normativní) TPEG-bin reprezentace </w:t>
      </w:r>
      <w:r w:rsidR="006B030E">
        <w:t>FPI</w:t>
      </w:r>
    </w:p>
    <w:p w14:paraId="091A3914" w14:textId="77777777" w:rsidR="00B45E5B" w:rsidRPr="00877D3F" w:rsidRDefault="00B45E5B">
      <w:r>
        <w:t xml:space="preserve">Tato příloha (rozsah 13 stran) stanovuje binární reprezentaci aplikace pro informace o cenách pohonných hmot (FPI) TPEG pro použití v DAB. Pro popis binární reprezentace je použit pseudokód, kde pro každé klíčové slovo zapsané struktury je definován jeho binární tvar.</w:t>
      </w:r>
    </w:p>
    <w:p w14:paraId="4E0C7A07" w14:textId="77777777" w:rsidR="00B45E5B" w:rsidRDefault="00B45E5B">
      <w:r w:rsidRPr="00877D3F">
        <w:t xml:space="preserve">Příloha obsahuje samostatně uvedené binární reprezentace rámce TPEG, zprávy </w:t>
      </w:r>
      <w:r w:rsidR="006B030E">
        <w:t>FPI</w:t>
      </w:r>
      <w:r w:rsidRPr="00877D3F">
        <w:t xml:space="preserve"> a jejích součástí,</w:t>
      </w:r>
      <w:r w:rsidR="007577CD">
        <w:t xml:space="preserve"> prvk</w:t>
      </w:r>
      <w:commentRangeStart w:id="158"/>
      <w:commentRangeStart w:id="159"/>
      <w:r w:rsidRPr="00877D3F">
        <w:t xml:space="preserve">ů </w:t>
      </w:r>
      <w:commentRangeEnd w:id="158"/>
      <w:r w:rsidR="000C3F39">
        <w:rPr>
          <w:rStyle w:val="CommentReference"/>
          <w:rFonts w:cs="Mangal"/>
        </w:rPr>
        <w:commentReference w:id="158"/>
      </w:r>
      <w:commentRangeEnd w:id="159"/>
      <w:r w:rsidR="00F414BA">
        <w:rPr>
          <w:rStyle w:val="CommentReference"/>
          <w:rFonts w:cs="Mangal"/>
        </w:rPr>
        <w:commentReference w:id="159"/>
      </w:r>
      <w:r w:rsidRPr="00877D3F">
        <w:t>určených pro budoucí rozšíření a datových typů. Dále obsahuje identifikátory komponent zprávy a vysvětlení použití obecných atributů TPEG.</w:t>
      </w:r>
    </w:p>
    <w:p w14:paraId="4FB22D22" w14:textId="77777777" w:rsidR="00834044" w:rsidRPr="000C3F39" w:rsidRDefault="00834044" w:rsidP="000C3F39">
      <w:pPr>
        <w:pStyle w:val="Caption"/>
        <w:keepNext/>
        <w:jc w:val="center"/>
      </w:pPr>
      <w:r>
        <w:t xml:space="preserve">Tabulka 6 – Výstřižek pseudokódu binární specifikace prvku StationSiteInfo (nečíslovaná část)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420"/>
      </w:tblGrid>
      <w:tr w:rsidR="00E61E85" w14:paraId="48FFF55E" w14:textId="77777777" w:rsidTr="004E54EF">
        <w:tc>
          <w:tcPr>
            <w:tcW w:w="4786" w:type="dxa"/>
          </w:tcPr>
          <w:p w14:paraId="017A50AA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kód</w:t>
            </w:r>
          </w:p>
        </w:tc>
        <w:tc>
          <w:tcPr>
            <w:tcW w:w="4420" w:type="dxa"/>
          </w:tcPr>
          <w:p w14:paraId="4C753F08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t xml:space="preserve">poznámka</w:t>
            </w:r>
          </w:p>
        </w:tc>
      </w:tr>
      <w:tr w:rsidR="00E61E85" w14:paraId="48FFF55E" w14:textId="77777777" w:rsidTr="004E54EF">
        <w:tc>
          <w:tcPr>
            <w:tcW w:w="4786" w:type="dxa"/>
          </w:tcPr>
          <w:p w14:paraId="017A50AA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&lt;StationSiteInfo(11)&gt;:=</w:t>
            </w:r>
          </w:p>
        </w:tc>
        <w:tc>
          <w:tcPr>
            <w:tcW w:w="4420" w:type="dxa"/>
          </w:tcPr>
          <w:p w14:paraId="4C753F08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E61E85" w14:paraId="2457EAD0" w14:textId="77777777" w:rsidTr="004E54EF">
        <w:tc>
          <w:tcPr>
            <w:tcW w:w="4786" w:type="dxa"/>
          </w:tcPr>
          <w:p w14:paraId="1E74E5D3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&lt;IntUnTi&gt;(11),</w:t>
            </w:r>
          </w:p>
        </w:tc>
        <w:tc>
          <w:tcPr>
            <w:tcW w:w="4420" w:type="dxa"/>
          </w:tcPr>
          <w:p w14:paraId="05A19EDB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: id of this component</w:t>
            </w:r>
          </w:p>
        </w:tc>
      </w:tr>
      <w:tr w:rsidR="00E61E85" w14:paraId="5609EA2B" w14:textId="77777777" w:rsidTr="004E54EF">
        <w:tc>
          <w:tcPr>
            <w:tcW w:w="4786" w:type="dxa"/>
          </w:tcPr>
          <w:p w14:paraId="5BD7EA54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&lt;IntUnLoMB&gt;(lengthComp),</w:t>
            </w:r>
          </w:p>
        </w:tc>
        <w:tc>
          <w:tcPr>
            <w:tcW w:w="4420" w:type="dxa"/>
          </w:tcPr>
          <w:p w14:paraId="05457E46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component</w:t>
            </w:r>
          </w:p>
        </w:tc>
      </w:tr>
      <w:tr w:rsidR="00E61E85" w14:paraId="7DCF0BA8" w14:textId="77777777" w:rsidTr="004E54EF">
        <w:tc>
          <w:tcPr>
            <w:tcW w:w="4786" w:type="dxa"/>
          </w:tcPr>
          <w:p w14:paraId="556949F0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&lt;IntUnLoMB&gt;(lengthAttr),</w:t>
            </w:r>
          </w:p>
        </w:tc>
        <w:tc>
          <w:tcPr>
            <w:tcW w:w="4420" w:type="dxa"/>
          </w:tcPr>
          <w:p w14:paraId="43465F9E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attributes</w:t>
            </w:r>
          </w:p>
        </w:tc>
      </w:tr>
      <w:tr w:rsidR="00E61E85" w14:paraId="162BEA85" w14:textId="77777777" w:rsidTr="004E54EF">
        <w:tc>
          <w:tcPr>
            <w:tcW w:w="4786" w:type="dxa"/>
          </w:tcPr>
          <w:p w14:paraId="0AFF3561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&lt;IntUnLoMB&gt;(stationID_Key),</w:t>
            </w:r>
          </w:p>
        </w:tc>
        <w:tc>
          <w:tcPr>
            <w:tcW w:w="4420" w:type="dxa"/>
          </w:tcPr>
          <w:p w14:paraId="7BAF7BC3" w14:textId="77777777" w:rsidR="00E61E85" w:rsidRPr="00E61E85" w:rsidRDefault="0048408C" w:rsidP="0048408C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: </w:t>
            </w:r>
            <w:r w:rsidR="00E61E85"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together with areaID_Key, uniquely identifies a particular station </w:t>
            </w:r>
          </w:p>
        </w:tc>
      </w:tr>
      <w:tr w:rsidR="00E61E85" w14:paraId="4438B282" w14:textId="77777777" w:rsidTr="004E54EF">
        <w:tc>
          <w:tcPr>
            <w:tcW w:w="4786" w:type="dxa"/>
          </w:tcPr>
          <w:p w14:paraId="2DD09B67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BitArray(selector),</w:t>
            </w:r>
          </w:p>
        </w:tc>
        <w:tc>
          <w:tcPr>
            <w:tcW w:w="4420" w:type="dxa"/>
          </w:tcPr>
          <w:p w14:paraId="36E682E7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E61E85" w14:paraId="3209666B" w14:textId="77777777" w:rsidTr="004E54EF">
        <w:tc>
          <w:tcPr>
            <w:tcW w:w="4786" w:type="dxa"/>
          </w:tcPr>
          <w:p w14:paraId="4E24EFDB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if (bit 0 of selector is set)</w:t>
            </w:r>
          </w:p>
        </w:tc>
        <w:tc>
          <w:tcPr>
            <w:tcW w:w="4420" w:type="dxa"/>
          </w:tcPr>
          <w:p w14:paraId="7A127B19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E61E85" w14:paraId="02F05985" w14:textId="77777777" w:rsidTr="004E54EF">
        <w:tc>
          <w:tcPr>
            <w:tcW w:w="4786" w:type="dxa"/>
          </w:tcPr>
          <w:p w14:paraId="2DAAE5EC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&lt;ShortString&gt;(stationName),</w:t>
            </w:r>
          </w:p>
        </w:tc>
        <w:tc>
          <w:tcPr>
            <w:tcW w:w="4420" w:type="dxa"/>
          </w:tcPr>
          <w:p w14:paraId="10435A6A" w14:textId="77777777" w:rsidR="00E61E85" w:rsidRPr="00E61E85" w:rsidRDefault="0048408C" w:rsidP="0048408C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: Name of individual station. </w:t>
            </w:r>
          </w:p>
        </w:tc>
      </w:tr>
      <w:tr w:rsidR="00E61E85" w14:paraId="48FFF55E" w14:textId="77777777" w:rsidTr="004E54EF">
        <w:tc>
          <w:tcPr>
            <w:tcW w:w="4786" w:type="dxa"/>
          </w:tcPr>
          <w:p w14:paraId="017A50AA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-- redakčně zkráceno --</w:t>
            </w:r>
          </w:p>
        </w:tc>
        <w:tc>
          <w:tcPr>
            <w:tcW w:w="4420" w:type="dxa"/>
          </w:tcPr>
          <w:p w14:paraId="4C753F08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E61E85" w14:paraId="4FEE7720" w14:textId="77777777" w:rsidTr="004E54EF">
        <w:tc>
          <w:tcPr>
            <w:tcW w:w="4786" w:type="dxa"/>
          </w:tcPr>
          <w:p w14:paraId="14B1DD45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if (bit 11 of selector is set)</w:t>
            </w:r>
          </w:p>
        </w:tc>
        <w:tc>
          <w:tcPr>
            <w:tcW w:w="4420" w:type="dxa"/>
          </w:tcPr>
          <w:p w14:paraId="06824DC7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E61E85" w14:paraId="20D6A8C5" w14:textId="77777777" w:rsidTr="004E54EF">
        <w:tc>
          <w:tcPr>
            <w:tcW w:w="4786" w:type="dxa"/>
          </w:tcPr>
          <w:p w14:paraId="0A5CEA6F" w14:textId="77777777" w:rsidR="00E61E85" w:rsidRPr="00E61E85" w:rsidRDefault="00E61E85" w:rsidP="00E61E85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&lt;SizeRestrictions&gt;(sizeRestrictions);</w:t>
            </w:r>
          </w:p>
        </w:tc>
        <w:tc>
          <w:tcPr>
            <w:tcW w:w="4420" w:type="dxa"/>
          </w:tcPr>
          <w:p w14:paraId="299A55B4" w14:textId="77777777" w:rsidR="00E61E85" w:rsidRPr="00E61E85" w:rsidRDefault="00E61E85" w:rsidP="0048408C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E61E85"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: Applicable size restrictions on vehicles </w:t>
            </w:r>
          </w:p>
        </w:tc>
      </w:tr>
    </w:tbl>
    <w:p w14:paraId="661540E4" w14:textId="77777777" w:rsidR="00E61E85" w:rsidRDefault="00E61E85" w:rsidP="00E61E85"/>
    <w:p w14:paraId="586754ED" w14:textId="77777777" w:rsidR="00B45E5B" w:rsidRPr="00877D3F" w:rsidRDefault="00B45E5B">
      <w:pPr>
        <w:pStyle w:val="Heading1"/>
      </w:pPr>
      <w:r w:rsidRPr="00877D3F">
        <w:t xml:space="preserve">Příloha B (normativní) TPEG-ML reprezentace </w:t>
      </w:r>
      <w:r w:rsidR="006B030E">
        <w:t>FPI</w:t>
      </w:r>
    </w:p>
    <w:p w14:paraId="0F31E9BC" w14:textId="77777777" w:rsidR="00B45E5B" w:rsidRDefault="00B45E5B">
      <w:r>
        <w:t xml:space="preserve">Tato příloha (rozsah 13 stran) obsahuje nejprve samostatně uvedené XML schéma rámce TPEG, dále zprávy FPI a jejích součástí, prvků určených pro budoucí rozšíření, datových typů a tabulek PKI (definovaných jako xs:complexType). Následně uvádí vše výše zmíněné v jednom funkčním XML schématu.</w:t>
      </w:r>
    </w:p>
    <w:p>
      <w:r>
        <w:t xml:space="preserve">```xml</w:t>
      </w:r>
    </w:p>
    <w:p w14:paraId="08E0786A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00"/>
        </w:rPr>
        <w:t>&lt;xs:complexType </w:t>
      </w:r>
      <w:r w:rsidRPr="00326872">
        <w:rPr>
          <w:rFonts w:ascii="Courier New" w:hAnsi="Courier New" w:cs="Courier New"/>
          <w:color w:val="FF0000"/>
        </w:rPr>
        <w:t>name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"StationSiteInfo"</w:t>
      </w:r>
      <w:r w:rsidRPr="00326872">
        <w:rPr>
          <w:rFonts w:ascii="Courier New" w:hAnsi="Courier New" w:cs="Courier New"/>
          <w:color w:val="000000"/>
        </w:rPr>
        <w:t>&gt; </w:t>
      </w:r>
    </w:p>
    <w:p w14:paraId="267826F1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FF"/>
        </w:rPr>
        <w:t> </w:t>
      </w:r>
      <w:r w:rsidRPr="00326872">
        <w:rPr>
          <w:rFonts w:ascii="Courier New" w:hAnsi="Courier New" w:cs="Courier New"/>
          <w:color w:val="000000"/>
        </w:rPr>
        <w:t>&lt;xs:sequence&gt; </w:t>
      </w:r>
    </w:p>
    <w:p w14:paraId="6A7ABA60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FF"/>
        </w:rPr>
        <w:t> </w:t>
      </w:r>
      <w:r w:rsidRPr="00326872">
        <w:rPr>
          <w:rFonts w:ascii="Courier New" w:hAnsi="Courier New" w:cs="Courier New"/>
          <w:color w:val="000000"/>
        </w:rPr>
        <w:t>&lt;xs:element </w:t>
      </w:r>
      <w:r w:rsidRPr="00326872">
        <w:rPr>
          <w:rFonts w:ascii="Courier New" w:hAnsi="Courier New" w:cs="Courier New"/>
          <w:color w:val="FF0000"/>
        </w:rPr>
        <w:t>name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"stationID_Key"</w:t>
      </w:r>
      <w:r w:rsidRPr="00326872">
        <w:rPr>
          <w:rFonts w:ascii="Courier New" w:hAnsi="Courier New" w:cs="Courier New"/>
          <w:color w:val="000000"/>
        </w:rPr>
        <w:t> </w:t>
      </w:r>
      <w:r w:rsidRPr="00326872">
        <w:rPr>
          <w:rFonts w:ascii="Courier New" w:hAnsi="Courier New" w:cs="Courier New"/>
          <w:color w:val="FF0000"/>
        </w:rPr>
        <w:t>type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"tdt:IntUnLoMB"</w:t>
      </w:r>
      <w:r w:rsidRPr="00326872">
        <w:rPr>
          <w:rFonts w:ascii="Courier New" w:hAnsi="Courier New" w:cs="Courier New"/>
          <w:color w:val="000000"/>
        </w:rPr>
        <w:t>/&gt; </w:t>
      </w:r>
    </w:p>
    <w:p w14:paraId="014CD204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FF"/>
        </w:rPr>
        <w:t> </w:t>
      </w:r>
      <w:r w:rsidRPr="00326872">
        <w:rPr>
          <w:rFonts w:ascii="Courier New" w:hAnsi="Courier New" w:cs="Courier New"/>
          <w:color w:val="000000"/>
        </w:rPr>
        <w:t>&lt;xs:element </w:t>
      </w:r>
      <w:r w:rsidRPr="00326872">
        <w:rPr>
          <w:rFonts w:ascii="Courier New" w:hAnsi="Courier New" w:cs="Courier New"/>
          <w:color w:val="FF0000"/>
        </w:rPr>
        <w:t>name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"stationName"</w:t>
      </w:r>
      <w:r w:rsidRPr="00326872">
        <w:rPr>
          <w:rFonts w:ascii="Courier New" w:hAnsi="Courier New" w:cs="Courier New"/>
          <w:color w:val="000000"/>
        </w:rPr>
        <w:t> </w:t>
      </w:r>
      <w:r w:rsidRPr="00326872">
        <w:rPr>
          <w:rFonts w:ascii="Courier New" w:hAnsi="Courier New" w:cs="Courier New"/>
          <w:color w:val="FF0000"/>
        </w:rPr>
        <w:t>type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"tdt:ShortString"</w:t>
      </w:r>
      <w:r w:rsidRPr="00326872">
        <w:rPr>
          <w:rFonts w:ascii="Courier New" w:hAnsi="Courier New" w:cs="Courier New"/>
          <w:color w:val="000000"/>
        </w:rPr>
        <w:t> </w:t>
      </w:r>
      <w:r w:rsidRPr="00326872">
        <w:rPr>
          <w:rFonts w:ascii="Courier New" w:hAnsi="Courier New" w:cs="Courier New"/>
          <w:color w:val="FF0000"/>
        </w:rPr>
        <w:t>minOccurs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"0"</w:t>
      </w:r>
      <w:r w:rsidRPr="00326872">
        <w:rPr>
          <w:rFonts w:ascii="Courier New" w:hAnsi="Courier New" w:cs="Courier New"/>
          <w:color w:val="000000"/>
        </w:rPr>
        <w:t>/&gt; </w:t>
      </w:r>
    </w:p>
    <w:p w14:paraId="0A54C840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&lt;!-- redakčně zkráceno --&gt;&lt;xs:element name="POILink" type="POILinkType" minOccurs="0" maxOccurs="unbounded"/&gt;</w:t>
      </w:r>
    </w:p>
    <w:p w14:paraId="7192F56C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FF"/>
        </w:rPr>
        <w:t> </w:t>
      </w:r>
      <w:r w:rsidRPr="00326872">
        <w:rPr>
          <w:rFonts w:ascii="Courier New" w:hAnsi="Courier New" w:cs="Courier New"/>
          <w:color w:val="000000"/>
        </w:rPr>
        <w:t>&lt;xs:element </w:t>
      </w:r>
      <w:r w:rsidRPr="00326872">
        <w:rPr>
          <w:rFonts w:ascii="Courier New" w:hAnsi="Courier New" w:cs="Courier New"/>
          <w:color w:val="FF0000"/>
        </w:rPr>
        <w:t>name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"sizeRestrictions"</w:t>
      </w:r>
      <w:r w:rsidRPr="00326872">
        <w:rPr>
          <w:rFonts w:ascii="Courier New" w:hAnsi="Courier New" w:cs="Courier New"/>
          <w:color w:val="000000"/>
        </w:rPr>
        <w:t> </w:t>
      </w:r>
      <w:r w:rsidRPr="00326872">
        <w:rPr>
          <w:rFonts w:ascii="Courier New" w:hAnsi="Courier New" w:cs="Courier New"/>
          <w:color w:val="FF0000"/>
        </w:rPr>
        <w:t>type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"SizeRestrictions"</w:t>
      </w:r>
      <w:r w:rsidRPr="00326872">
        <w:rPr>
          <w:rFonts w:ascii="Courier New" w:hAnsi="Courier New" w:cs="Courier New"/>
          <w:color w:val="000000"/>
        </w:rPr>
        <w:t> </w:t>
      </w:r>
      <w:r w:rsidRPr="00326872">
        <w:rPr>
          <w:rFonts w:ascii="Courier New" w:hAnsi="Courier New" w:cs="Courier New"/>
          <w:color w:val="FF0000"/>
        </w:rPr>
        <w:t>minOccurs</w:t>
      </w:r>
      <w:r w:rsidRPr="00326872">
        <w:rPr>
          <w:rFonts w:ascii="Courier New" w:hAnsi="Courier New" w:cs="Courier New"/>
          <w:color w:val="000000"/>
        </w:rPr>
        <w:t>=</w:t>
      </w:r>
      <w:r w:rsidRPr="00326872">
        <w:rPr>
          <w:rFonts w:ascii="Courier New" w:hAnsi="Courier New" w:cs="Courier New"/>
          <w:color w:val="0000FF"/>
        </w:rPr>
        <w:t>"0"</w:t>
      </w:r>
      <w:r w:rsidRPr="00326872">
        <w:rPr>
          <w:rFonts w:ascii="Courier New" w:hAnsi="Courier New" w:cs="Courier New"/>
          <w:color w:val="000000"/>
        </w:rPr>
        <w:t>/&gt; </w:t>
      </w:r>
    </w:p>
    <w:p w14:paraId="2DDE1696" w14:textId="77777777" w:rsidR="00326872" w:rsidRPr="00326872" w:rsidRDefault="00326872" w:rsidP="00326872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rFonts w:ascii="Courier New" w:hAnsi="Courier New" w:cs="Courier New"/>
        </w:rPr>
      </w:pPr>
      <w:r w:rsidRPr="00326872">
        <w:rPr>
          <w:rFonts w:ascii="Courier New" w:hAnsi="Courier New" w:cs="Courier New"/>
          <w:color w:val="0000FF"/>
        </w:rPr>
        <w:t> </w:t>
      </w:r>
      <w:r w:rsidRPr="00326872">
        <w:rPr>
          <w:rFonts w:ascii="Courier New" w:hAnsi="Courier New" w:cs="Courier New"/>
          <w:color w:val="000000"/>
        </w:rPr>
        <w:t>&lt;/xs:sequence&gt; </w:t>
      </w:r>
    </w:p>
    <w:p w14:paraId="3C155721" w14:textId="77777777" w:rsidR="008306C3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A8">
        <w:rPr>
          <w:rFonts w:ascii="Courier New" w:hAnsi="Courier New" w:cs="Courier New"/>
          <w:color w:val="000000"/>
        </w:rPr>
        <w:t>&lt;/xs:complexType&gt;</w:t>
      </w:r>
      <w:r>
        <w:rPr>
          <w:color w:val="000000"/>
        </w:rPr>
        <w:t> </w:t>
      </w:r>
    </w:p>
    <w:p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hAnsi="Courier New" w:cs="Courier New"/>
          <w:color w:val="000000"/>
        </w:rPr>
        <w:t xml:space="preserve">```</w:t>
      </w:r>
    </w:p>
    <w:p w14:paraId="19BC5047" w14:textId="77777777" w:rsidR="00877D3F" w:rsidRPr="000C3F39" w:rsidRDefault="000C3F39" w:rsidP="000C3F39">
      <w:pPr>
        <w:pStyle w:val="Caption"/>
        <w:jc w:val="center"/>
      </w:pPr>
      <w:r>
        <w:t xml:space="preserve">Obrázek 2 – </w:t>
      </w:r>
      <w:r>
        <w:t xml:space="preserve">Výstřižek schématu XSD stanovujícího strukturu prvku StationSiteInfo (nečíslovaná část)</w:t>
      </w:r>
    </w:p>
    <w:p w14:paraId="68606B9D" w14:textId="77777777" w:rsidR="00B45E5B" w:rsidRPr="00877D3F" w:rsidRDefault="00B45E5B">
      <w:pPr>
        <w:pStyle w:val="Heading1"/>
      </w:pPr>
      <w:r w:rsidRPr="00877D3F">
        <w:t>Literatura</w:t>
      </w:r>
    </w:p>
    <w:p w14:paraId="560D4C3C" w14:textId="77777777" w:rsidR="00877D3F" w:rsidRPr="00877D3F" w:rsidRDefault="00877D3F">
      <w:r w:rsidRPr="00877D3F">
        <w:t>Tato ka</w:t>
      </w:r>
      <w:r w:rsidR="00B45E5B" w:rsidRPr="00877D3F">
        <w:t>pitola uvádí</w:t>
      </w:r>
      <w:r w:rsidR="003D2152">
        <w:t xml:space="preserve"> jeden </w:t>
      </w:r>
      <w:r w:rsidR="00E25BF7">
        <w:t>v textu použitý</w:t>
      </w:r>
      <w:r w:rsidR="003D2152">
        <w:t xml:space="preserve"> odkaz na definici XML schématu.</w:t>
      </w:r>
    </w:p>
    <w:p w14:paraId="573290B5" w14:textId="77777777" w:rsidR="00877D3F" w:rsidRPr="00877D3F" w:rsidRDefault="00877D3F"/>
    <w:p w14:paraId="49E653B5" w14:textId="77777777" w:rsidR="00877D3F" w:rsidRPr="00877D3F" w:rsidRDefault="00877D3F"/>
    <w:sectPr w:rsidR="00877D3F" w:rsidRPr="00877D3F">
      <w:footerReference w:type="default" r:id="rId13"/>
      <w:pgSz w:w="11906" w:h="16838"/>
      <w:pgMar w:top="1417" w:right="1417" w:bottom="1497" w:left="1417" w:header="720" w:footer="1440" w:gutter="0"/>
      <w:cols w:space="720"/>
      <w:docGrid w:linePitch="240" w:charSpace="204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LenS" w:date="2020-01-22T16:21:00Z" w:initials="LS">
    <w:p w14:paraId="3C69C09C" w14:textId="77777777" w:rsidR="007577CD" w:rsidRDefault="007577CD">
      <w:pPr>
        <w:pStyle w:val="CommentText"/>
      </w:pPr>
      <w:r>
        <w:rPr>
          <w:rStyle w:val="CommentReference"/>
        </w:rPr>
        <w:annotationRef/>
      </w:r>
    </w:p>
  </w:comment>
  <w:comment w:id="4" w:author="Petr Bureš" w:date="2020-01-23T10:49:00Z" w:initials="PB">
    <w:p w14:paraId="400EE8D4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Viz část 14,15</w:t>
      </w:r>
    </w:p>
  </w:comment>
  <w:comment w:id="7" w:author="LenS" w:date="2020-01-22T16:24:00Z" w:initials="LS">
    <w:p w14:paraId="1706E3C9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Dostupnosti stanic  (v předchozím bodu) nebo různého paliva?</w:t>
      </w:r>
    </w:p>
  </w:comment>
  <w:comment w:id="8" w:author="Petr Bureš" w:date="2020-01-23T10:50:00Z" w:initials="PB">
    <w:p w14:paraId="7E5D5688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OK, doplněno</w:t>
      </w:r>
    </w:p>
  </w:comment>
  <w:comment w:id="11" w:author="LenS" w:date="2020-01-22T16:25:00Z" w:initials="LS">
    <w:p w14:paraId="5DCD884E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CEN/ISO ?</w:t>
      </w:r>
    </w:p>
  </w:comment>
  <w:comment w:id="12" w:author="Petr Bureš" w:date="2020-01-23T10:51:00Z" w:initials="PB">
    <w:p w14:paraId="30F2FD91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5" w:author="LenS" w:date="2020-01-22T16:28:00Z" w:initials="LS">
    <w:p w14:paraId="74F6665C" w14:textId="77777777" w:rsidR="007577CD" w:rsidRDefault="007577CD">
      <w:pPr>
        <w:pStyle w:val="CommentText"/>
      </w:pPr>
    </w:p>
    <w:p w14:paraId="2BC1CA9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 xml:space="preserve">stanovuje vs. uvádí, vyjmenovává apod.  </w:t>
      </w:r>
    </w:p>
  </w:comment>
  <w:comment w:id="16" w:author="Petr Bureš" w:date="2020-01-23T10:52:00Z" w:initials="PB">
    <w:p w14:paraId="4485BD60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mám to takhle všude, podle mne to nevadí.</w:t>
      </w:r>
    </w:p>
  </w:comment>
  <w:comment w:id="17" w:author="LenS" w:date="2020-01-22T16:48:00Z" w:initials="LS">
    <w:p w14:paraId="59BEE065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doplnit, pls.</w:t>
      </w:r>
    </w:p>
  </w:comment>
  <w:comment w:id="18" w:author="Petr Bureš" w:date="2020-01-23T10:53:00Z" w:initials="PB">
    <w:p w14:paraId="0AB3585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1" w:author="LenS" w:date="2020-01-22T16:29:00Z" w:initials="LS">
    <w:p w14:paraId="1D50A653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prvků</w:t>
      </w:r>
    </w:p>
  </w:comment>
  <w:comment w:id="22" w:author="Petr Bureš" w:date="2020-01-23T10:53:00Z" w:initials="PB">
    <w:p w14:paraId="3A0971C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3" w:author="LenS" w:date="2020-01-22T16:30:00Z" w:initials="LS">
    <w:p w14:paraId="175EBEE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24" w:author="Petr Bureš" w:date="2020-01-23T10:54:00Z" w:initials="PB">
    <w:p w14:paraId="28CE7511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Lepší?</w:t>
      </w:r>
    </w:p>
  </w:comment>
  <w:comment w:id="27" w:author="LenS" w:date="2020-01-22T16:29:00Z" w:initials="LS">
    <w:p w14:paraId="136DDC2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způsoby?</w:t>
      </w:r>
    </w:p>
  </w:comment>
  <w:comment w:id="28" w:author="Petr Bureš" w:date="2020-01-23T10:55:00Z" w:initials="PB">
    <w:p w14:paraId="78A388E0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3" w:author="LenS" w:date="2020-01-22T16:35:00Z" w:initials="LS">
    <w:p w14:paraId="34C6E8DF" w14:textId="77777777" w:rsidR="007577CD" w:rsidRDefault="007577CD">
      <w:pPr>
        <w:pStyle w:val="CommentText"/>
      </w:pPr>
      <w:r>
        <w:rPr>
          <w:rStyle w:val="CommentReference"/>
        </w:rPr>
        <w:annotationRef/>
      </w:r>
    </w:p>
    <w:p w14:paraId="4DE07147" w14:textId="77777777" w:rsidR="007577CD" w:rsidRDefault="007577CD">
      <w:pPr>
        <w:pStyle w:val="CommentText"/>
      </w:pPr>
      <w:r>
        <w:t>značka / obchodní značka</w:t>
      </w:r>
    </w:p>
  </w:comment>
  <w:comment w:id="34" w:author="Petr Bureš" w:date="2020-01-23T10:55:00Z" w:initials="PB">
    <w:p w14:paraId="36668876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8" w:author="LenS" w:date="2020-01-22T16:35:00Z" w:initials="LS">
    <w:p w14:paraId="168DDE4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omezení</w:t>
      </w:r>
    </w:p>
  </w:comment>
  <w:comment w:id="39" w:author="Petr Bureš" w:date="2020-01-23T10:55:00Z" w:initials="PB">
    <w:p w14:paraId="5B95013D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50" w:author="LenS" w:date="2020-01-22T16:37:00Z" w:initials="LS">
    <w:p w14:paraId="7E5D6AE1" w14:textId="77777777" w:rsidR="007577CD" w:rsidRDefault="007577CD">
      <w:pPr>
        <w:pStyle w:val="CommentText"/>
      </w:pPr>
      <w:r>
        <w:t xml:space="preserve">zavedené nebo </w:t>
      </w:r>
      <w:r>
        <w:rPr>
          <w:rStyle w:val="CommentReference"/>
        </w:rPr>
        <w:annotationRef/>
      </w:r>
      <w:r>
        <w:t>popsané</w:t>
      </w:r>
    </w:p>
  </w:comment>
  <w:comment w:id="52" w:author="LenS" w:date="2020-01-22T16:38:00Z" w:initials="LS">
    <w:p w14:paraId="60DA4541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nechybí něco?</w:t>
      </w:r>
    </w:p>
  </w:comment>
  <w:comment w:id="53" w:author="Petr Bureš" w:date="2020-01-23T10:56:00Z" w:initials="PB">
    <w:p w14:paraId="309FB0D8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Vztahuje se k obsahu sloupce pod tím, je to takto lepší?</w:t>
      </w:r>
    </w:p>
  </w:comment>
  <w:comment w:id="62" w:author="LenS" w:date="2020-01-22T16:39:00Z" w:initials="LS">
    <w:p w14:paraId="79502D53" w14:textId="77777777" w:rsidR="007577CD" w:rsidRDefault="007577CD">
      <w:pPr>
        <w:pStyle w:val="CommentText"/>
      </w:pPr>
      <w:r>
        <w:rPr>
          <w:rStyle w:val="CommentReference"/>
        </w:rPr>
        <w:annotationRef/>
      </w:r>
    </w:p>
  </w:comment>
  <w:comment w:id="63" w:author="Petr Bureš" w:date="2020-01-23T10:57:00Z" w:initials="PB">
    <w:p w14:paraId="13E7C7B6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Ano tak to je, smazal jsem vykřičník, ať to nemate</w:t>
      </w:r>
    </w:p>
  </w:comment>
  <w:comment w:id="69" w:author="LenS" w:date="2020-01-22T16:39:00Z" w:initials="LS">
    <w:p w14:paraId="3DE53CA7" w14:textId="77777777" w:rsidR="007577CD" w:rsidRDefault="007577CD">
      <w:pPr>
        <w:pStyle w:val="CommentText"/>
      </w:pPr>
      <w:r>
        <w:rPr>
          <w:rStyle w:val="CommentReference"/>
        </w:rPr>
        <w:annotationRef/>
      </w:r>
    </w:p>
  </w:comment>
  <w:comment w:id="70" w:author="Petr Bureš" w:date="2020-01-23T10:58:00Z" w:initials="PB">
    <w:p w14:paraId="1E549A9A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75" w:author="LenS" w:date="2020-01-22T16:39:00Z" w:initials="LS">
    <w:p w14:paraId="2EBBC7CF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vykřičník ?</w:t>
      </w:r>
    </w:p>
  </w:comment>
  <w:comment w:id="76" w:author="Petr Bureš" w:date="2020-01-23T10:58:00Z" w:initials="PB">
    <w:p w14:paraId="74ED1D13" w14:textId="77777777" w:rsidR="007577CD" w:rsidRDefault="007577CD" w:rsidP="007577CD">
      <w:pPr>
        <w:pStyle w:val="CommentText"/>
      </w:pPr>
      <w:r>
        <w:rPr>
          <w:rStyle w:val="CommentReference"/>
        </w:rPr>
        <w:annotationRef/>
      </w:r>
      <w:r>
        <w:t>Ano tak to je, smazal jsem vykřičník, ať to nemate</w:t>
      </w:r>
    </w:p>
    <w:p w14:paraId="478149AE" w14:textId="77777777" w:rsidR="007577CD" w:rsidRDefault="007577CD">
      <w:pPr>
        <w:pStyle w:val="CommentText"/>
      </w:pPr>
    </w:p>
  </w:comment>
  <w:comment w:id="78" w:author="LenS" w:date="2020-01-22T16:46:00Z" w:initials="LS">
    <w:p w14:paraId="45F461B7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čerpací stanici?</w:t>
      </w:r>
    </w:p>
  </w:comment>
  <w:comment w:id="79" w:author="Petr Bureš" w:date="2020-01-23T11:00:00Z" w:initials="PB">
    <w:p w14:paraId="652A39D9" w14:textId="78C1041F" w:rsidR="00F414BA" w:rsidRDefault="00F414BA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81" w:author="LenS" w:date="2020-01-22T16:46:00Z" w:initials="LS">
    <w:p w14:paraId="4B558A96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poloha čerpací stanice?</w:t>
      </w:r>
    </w:p>
  </w:comment>
  <w:comment w:id="82" w:author="Petr Bureš" w:date="2020-01-23T11:00:00Z" w:initials="PB">
    <w:p w14:paraId="1FC814BF" w14:textId="3D452C4C" w:rsidR="00F414BA" w:rsidRDefault="00F414BA">
      <w:pPr>
        <w:pStyle w:val="CommentText"/>
      </w:pPr>
      <w:r>
        <w:rPr>
          <w:rStyle w:val="CommentReference"/>
        </w:rPr>
        <w:annotationRef/>
      </w:r>
      <w:r>
        <w:t>OK … doplněno i jinde v tabulce</w:t>
      </w:r>
    </w:p>
  </w:comment>
  <w:comment w:id="86" w:author="LenS" w:date="2020-01-22T16:45:00Z" w:initials="LS">
    <w:p w14:paraId="2BB285EB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čerpací ?</w:t>
      </w:r>
    </w:p>
  </w:comment>
  <w:comment w:id="87" w:author="Petr Bureš" w:date="2020-01-23T10:59:00Z" w:initials="PB">
    <w:p w14:paraId="7AC851A6" w14:textId="0DC876D0" w:rsidR="00D86E80" w:rsidRDefault="00D86E80">
      <w:pPr>
        <w:pStyle w:val="CommentText"/>
      </w:pPr>
      <w:r>
        <w:rPr>
          <w:rStyle w:val="CommentReference"/>
        </w:rPr>
        <w:annotationRef/>
      </w:r>
      <w:r w:rsidR="00F414BA">
        <w:t>OK</w:t>
      </w:r>
    </w:p>
  </w:comment>
  <w:comment w:id="89" w:author="LenS" w:date="2020-01-22T16:42:00Z" w:initials="LS">
    <w:p w14:paraId="71F13FDE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co znamená velké písmeno?</w:t>
      </w:r>
    </w:p>
  </w:comment>
  <w:comment w:id="92" w:author="LenS" w:date="2020-01-22T16:42:00Z" w:initials="LS">
    <w:p w14:paraId="4F2C1D83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specifikace datového typu?</w:t>
      </w:r>
    </w:p>
  </w:comment>
  <w:comment w:id="93" w:author="Petr Bureš" w:date="2020-01-23T11:01:00Z" w:initials="PB">
    <w:p w14:paraId="1B7C5BD5" w14:textId="7355D1C5" w:rsidR="00F414BA" w:rsidRDefault="00F414BA">
      <w:pPr>
        <w:pStyle w:val="CommentText"/>
      </w:pPr>
      <w:r>
        <w:rPr>
          <w:rStyle w:val="CommentReference"/>
        </w:rPr>
        <w:annotationRef/>
      </w:r>
      <w:r>
        <w:t>Ne, vztahuje se k obsahu tabulky</w:t>
      </w:r>
    </w:p>
  </w:comment>
  <w:comment w:id="132" w:author="LenS" w:date="2020-01-22T16:49:00Z" w:initials="LS">
    <w:p w14:paraId="2478F163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úseku</w:t>
      </w:r>
    </w:p>
  </w:comment>
  <w:comment w:id="133" w:author="Petr Bureš" w:date="2020-01-23T11:03:00Z" w:initials="PB">
    <w:p w14:paraId="59914B57" w14:textId="66582731" w:rsidR="00F414BA" w:rsidRDefault="00F414BA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41" w:author="LenS" w:date="2020-01-22T16:50:00Z" w:initials="LS">
    <w:p w14:paraId="249F9400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uvedených</w:t>
      </w:r>
    </w:p>
  </w:comment>
  <w:comment w:id="142" w:author="Petr Bureš" w:date="2020-01-23T11:04:00Z" w:initials="PB">
    <w:p w14:paraId="26DA6CAD" w14:textId="5EFA034D" w:rsidR="00F414BA" w:rsidRDefault="00F414BA">
      <w:pPr>
        <w:pStyle w:val="CommentText"/>
      </w:pPr>
      <w:r>
        <w:rPr>
          <w:rStyle w:val="CommentReference"/>
        </w:rPr>
        <w:annotationRef/>
      </w:r>
      <w:r>
        <w:t>ne jsou stanovené, norma je totiž stanovuje,,neuvádí je.</w:t>
      </w:r>
    </w:p>
  </w:comment>
  <w:comment w:id="149" w:author="LenS" w:date="2020-01-22T16:50:00Z" w:initials="LS">
    <w:p w14:paraId="18FD80C5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uvedené</w:t>
      </w:r>
    </w:p>
  </w:comment>
  <w:comment w:id="150" w:author="Petr Bureš" w:date="2020-01-23T11:04:00Z" w:initials="PB">
    <w:p w14:paraId="78CF661B" w14:textId="4EE65706" w:rsidR="00F414BA" w:rsidRDefault="00F414BA">
      <w:pPr>
        <w:pStyle w:val="CommentText"/>
      </w:pPr>
      <w:r>
        <w:rPr>
          <w:rStyle w:val="CommentReference"/>
        </w:rPr>
        <w:annotationRef/>
      </w:r>
      <w:r>
        <w:t>viz výše</w:t>
      </w:r>
    </w:p>
  </w:comment>
  <w:comment w:id="158" w:author="LenS" w:date="2020-01-22T16:51:00Z" w:initials="LS">
    <w:p w14:paraId="5041C4F4" w14:textId="77777777" w:rsidR="007577CD" w:rsidRDefault="007577CD">
      <w:pPr>
        <w:pStyle w:val="CommentText"/>
      </w:pPr>
      <w:r>
        <w:rPr>
          <w:rStyle w:val="CommentReference"/>
        </w:rPr>
        <w:annotationRef/>
      </w:r>
      <w:r>
        <w:t>prvků</w:t>
      </w:r>
    </w:p>
  </w:comment>
  <w:comment w:id="159" w:author="Petr Bureš" w:date="2020-01-23T11:04:00Z" w:initials="PB">
    <w:p w14:paraId="75A56C19" w14:textId="02A018AD" w:rsidR="00F414BA" w:rsidRDefault="00F414BA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60" w:author="LenS" w:date="2020-01-22T16:52:00Z" w:initials="LS">
    <w:p w14:paraId="062DB81C" w14:textId="77777777" w:rsidR="007577CD" w:rsidRDefault="007577CD">
      <w:pPr>
        <w:pStyle w:val="CommentText"/>
      </w:pPr>
      <w:r>
        <w:rPr>
          <w:rStyle w:val="CommentReference"/>
        </w:rPr>
        <w:annotationRef/>
      </w:r>
    </w:p>
  </w:comment>
  <w:comment w:id="161" w:author="Petr Bureš" w:date="2020-01-23T11:05:00Z" w:initials="PB">
    <w:p w14:paraId="52DF44B1" w14:textId="5DA12DF3" w:rsidR="00F414BA" w:rsidRDefault="00F414BA">
      <w:pPr>
        <w:pStyle w:val="CommentText"/>
      </w:pPr>
      <w:r>
        <w:rPr>
          <w:rStyle w:val="CommentReference"/>
        </w:rPr>
        <w:annotationRef/>
      </w:r>
      <w:r>
        <w:t>OK</w:t>
      </w:r>
      <w:bookmarkStart w:id="162" w:name="_GoBack"/>
      <w:bookmarkEnd w:id="16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69C09C" w15:done="0"/>
  <w15:commentEx w15:paraId="400EE8D4" w15:paraIdParent="3C69C09C" w15:done="0"/>
  <w15:commentEx w15:paraId="1706E3C9" w15:done="0"/>
  <w15:commentEx w15:paraId="7E5D5688" w15:paraIdParent="1706E3C9" w15:done="0"/>
  <w15:commentEx w15:paraId="5DCD884E" w15:done="0"/>
  <w15:commentEx w15:paraId="30F2FD91" w15:paraIdParent="5DCD884E" w15:done="0"/>
  <w15:commentEx w15:paraId="2BC1CA97" w15:done="0"/>
  <w15:commentEx w15:paraId="4485BD60" w15:paraIdParent="2BC1CA97" w15:done="0"/>
  <w15:commentEx w15:paraId="59BEE065" w15:done="0"/>
  <w15:commentEx w15:paraId="0AB35857" w15:paraIdParent="59BEE065" w15:done="0"/>
  <w15:commentEx w15:paraId="1D50A653" w15:done="0"/>
  <w15:commentEx w15:paraId="3A0971C7" w15:paraIdParent="1D50A653" w15:done="0"/>
  <w15:commentEx w15:paraId="175EBEE7" w15:done="0"/>
  <w15:commentEx w15:paraId="28CE7511" w15:paraIdParent="175EBEE7" w15:done="0"/>
  <w15:commentEx w15:paraId="136DDC27" w15:done="0"/>
  <w15:commentEx w15:paraId="78A388E0" w15:paraIdParent="136DDC27" w15:done="0"/>
  <w15:commentEx w15:paraId="4DE07147" w15:done="0"/>
  <w15:commentEx w15:paraId="36668876" w15:paraIdParent="4DE07147" w15:done="0"/>
  <w15:commentEx w15:paraId="168DDE47" w15:done="0"/>
  <w15:commentEx w15:paraId="5B95013D" w15:paraIdParent="168DDE47" w15:done="0"/>
  <w15:commentEx w15:paraId="7E5D6AE1" w15:done="0"/>
  <w15:commentEx w15:paraId="60DA4541" w15:done="0"/>
  <w15:commentEx w15:paraId="309FB0D8" w15:paraIdParent="60DA4541" w15:done="0"/>
  <w15:commentEx w15:paraId="79502D53" w15:done="0"/>
  <w15:commentEx w15:paraId="13E7C7B6" w15:paraIdParent="79502D53" w15:done="0"/>
  <w15:commentEx w15:paraId="3DE53CA7" w15:done="0"/>
  <w15:commentEx w15:paraId="1E549A9A" w15:paraIdParent="3DE53CA7" w15:done="0"/>
  <w15:commentEx w15:paraId="2EBBC7CF" w15:done="0"/>
  <w15:commentEx w15:paraId="478149AE" w15:paraIdParent="2EBBC7CF" w15:done="0"/>
  <w15:commentEx w15:paraId="45F461B7" w15:done="0"/>
  <w15:commentEx w15:paraId="652A39D9" w15:paraIdParent="45F461B7" w15:done="0"/>
  <w15:commentEx w15:paraId="4B558A96" w15:done="0"/>
  <w15:commentEx w15:paraId="1FC814BF" w15:paraIdParent="4B558A96" w15:done="0"/>
  <w15:commentEx w15:paraId="2BB285EB" w15:done="0"/>
  <w15:commentEx w15:paraId="7AC851A6" w15:paraIdParent="2BB285EB" w15:done="0"/>
  <w15:commentEx w15:paraId="71F13FDE" w15:done="0"/>
  <w15:commentEx w15:paraId="4F2C1D83" w15:done="0"/>
  <w15:commentEx w15:paraId="1B7C5BD5" w15:paraIdParent="4F2C1D83" w15:done="0"/>
  <w15:commentEx w15:paraId="2478F163" w15:done="0"/>
  <w15:commentEx w15:paraId="59914B57" w15:paraIdParent="2478F163" w15:done="0"/>
  <w15:commentEx w15:paraId="249F9400" w15:done="0"/>
  <w15:commentEx w15:paraId="26DA6CAD" w15:paraIdParent="249F9400" w15:done="0"/>
  <w15:commentEx w15:paraId="18FD80C5" w15:done="0"/>
  <w15:commentEx w15:paraId="78CF661B" w15:paraIdParent="18FD80C5" w15:done="0"/>
  <w15:commentEx w15:paraId="5041C4F4" w15:done="0"/>
  <w15:commentEx w15:paraId="75A56C19" w15:paraIdParent="5041C4F4" w15:done="0"/>
  <w15:commentEx w15:paraId="062DB81C" w15:done="0"/>
  <w15:commentEx w15:paraId="52DF44B1" w15:paraIdParent="062DB81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B7B00F" w14:textId="77777777" w:rsidR="00FD5950" w:rsidRDefault="00FD5950">
      <w:pPr>
        <w:spacing w:after="0" w:line="240" w:lineRule="auto"/>
      </w:pPr>
      <w:r>
        <w:separator/>
      </w:r>
    </w:p>
  </w:endnote>
  <w:endnote w:type="continuationSeparator" w:id="0">
    <w:p w14:paraId="47B5A19A" w14:textId="77777777" w:rsidR="00FD5950" w:rsidRDefault="00FD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8F464" w14:textId="77777777" w:rsidR="007577CD" w:rsidRDefault="007577CD">
    <w:r>
      <w:rPr>
        <w:noProof/>
        <w:lang w:val="en-US" w:eastAsia="en-US" w:bidi="ar-SA"/>
      </w:rPr>
      <w:drawing>
        <wp:anchor distT="0" distB="0" distL="114300" distR="114300" simplePos="0" relativeHeight="251657728" behindDoc="0" locked="0" layoutInCell="1" allowOverlap="1" wp14:anchorId="16C0E52A" wp14:editId="012430A3">
          <wp:simplePos x="0" y="0"/>
          <wp:positionH relativeFrom="page">
            <wp:posOffset>899795</wp:posOffset>
          </wp:positionH>
          <wp:positionV relativeFrom="paragraph">
            <wp:posOffset>0</wp:posOffset>
          </wp:positionV>
          <wp:extent cx="75565" cy="14541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" cy="1454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F6F05E" w14:textId="77777777" w:rsidR="00FD5950" w:rsidRDefault="00FD5950">
      <w:pPr>
        <w:spacing w:after="0" w:line="240" w:lineRule="auto"/>
      </w:pPr>
      <w:r>
        <w:separator/>
      </w:r>
    </w:p>
  </w:footnote>
  <w:footnote w:type="continuationSeparator" w:id="0">
    <w:p w14:paraId="3490F537" w14:textId="77777777" w:rsidR="00FD5950" w:rsidRDefault="00FD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/>
        <w:u w:val="none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/>
        <w:u w:val="none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/>
        <w:u w:val="none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757521D"/>
    <w:multiLevelType w:val="hybridMultilevel"/>
    <w:tmpl w:val="D3944D90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C5DBF"/>
    <w:multiLevelType w:val="hybridMultilevel"/>
    <w:tmpl w:val="BEE86FE6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76A7F"/>
    <w:multiLevelType w:val="hybridMultilevel"/>
    <w:tmpl w:val="CD467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14806"/>
    <w:multiLevelType w:val="hybridMultilevel"/>
    <w:tmpl w:val="9158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C4C8D"/>
    <w:multiLevelType w:val="hybridMultilevel"/>
    <w:tmpl w:val="F13A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8640F"/>
    <w:multiLevelType w:val="hybridMultilevel"/>
    <w:tmpl w:val="B386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35B64"/>
    <w:multiLevelType w:val="hybridMultilevel"/>
    <w:tmpl w:val="9CC26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81519"/>
    <w:multiLevelType w:val="hybridMultilevel"/>
    <w:tmpl w:val="4DB6D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21A0E"/>
    <w:multiLevelType w:val="hybridMultilevel"/>
    <w:tmpl w:val="5E22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058FA"/>
    <w:multiLevelType w:val="hybridMultilevel"/>
    <w:tmpl w:val="5ADE6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40754"/>
    <w:multiLevelType w:val="hybridMultilevel"/>
    <w:tmpl w:val="C0ECD852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87ECC"/>
    <w:multiLevelType w:val="hybridMultilevel"/>
    <w:tmpl w:val="6C2A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E62B1"/>
    <w:multiLevelType w:val="hybridMultilevel"/>
    <w:tmpl w:val="B708475E"/>
    <w:lvl w:ilvl="0" w:tplc="25BAC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4"/>
  </w:num>
  <w:num w:numId="7">
    <w:abstractNumId w:val="13"/>
  </w:num>
  <w:num w:numId="8">
    <w:abstractNumId w:val="3"/>
  </w:num>
  <w:num w:numId="9">
    <w:abstractNumId w:val="14"/>
  </w:num>
  <w:num w:numId="10">
    <w:abstractNumId w:val="7"/>
  </w:num>
  <w:num w:numId="11">
    <w:abstractNumId w:val="10"/>
  </w:num>
  <w:num w:numId="12">
    <w:abstractNumId w:val="9"/>
  </w:num>
  <w:num w:numId="13">
    <w:abstractNumId w:val="5"/>
  </w:num>
  <w:num w:numId="14">
    <w:abstractNumId w:val="11"/>
  </w:num>
  <w:num w:numId="15">
    <w:abstractNumId w:val="12"/>
  </w:num>
  <w:num w:numId="1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etr Bureš">
    <w15:presenceInfo w15:providerId="Windows Live" w15:userId="44c2ca306ed1fb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278"/>
    <w:rsid w:val="00030716"/>
    <w:rsid w:val="00053E81"/>
    <w:rsid w:val="00061856"/>
    <w:rsid w:val="00067828"/>
    <w:rsid w:val="0008068A"/>
    <w:rsid w:val="00082C36"/>
    <w:rsid w:val="00087A80"/>
    <w:rsid w:val="0009683A"/>
    <w:rsid w:val="000A4695"/>
    <w:rsid w:val="000C3BA4"/>
    <w:rsid w:val="000C3F39"/>
    <w:rsid w:val="000D39BE"/>
    <w:rsid w:val="000F6D63"/>
    <w:rsid w:val="00107505"/>
    <w:rsid w:val="00131231"/>
    <w:rsid w:val="001546E6"/>
    <w:rsid w:val="001749E3"/>
    <w:rsid w:val="001C0D0C"/>
    <w:rsid w:val="001C493F"/>
    <w:rsid w:val="001C4B79"/>
    <w:rsid w:val="001E3E18"/>
    <w:rsid w:val="001F7F48"/>
    <w:rsid w:val="00261892"/>
    <w:rsid w:val="00302C96"/>
    <w:rsid w:val="003111C4"/>
    <w:rsid w:val="003134BE"/>
    <w:rsid w:val="00326872"/>
    <w:rsid w:val="00360083"/>
    <w:rsid w:val="00371C4A"/>
    <w:rsid w:val="00376A09"/>
    <w:rsid w:val="003B0EDB"/>
    <w:rsid w:val="003B7624"/>
    <w:rsid w:val="003B7663"/>
    <w:rsid w:val="003D2152"/>
    <w:rsid w:val="0040414D"/>
    <w:rsid w:val="004142B7"/>
    <w:rsid w:val="004235A5"/>
    <w:rsid w:val="0043582B"/>
    <w:rsid w:val="0048408C"/>
    <w:rsid w:val="004849AF"/>
    <w:rsid w:val="004E0611"/>
    <w:rsid w:val="004E449A"/>
    <w:rsid w:val="004E54EF"/>
    <w:rsid w:val="004F7B7A"/>
    <w:rsid w:val="005155BC"/>
    <w:rsid w:val="005212A0"/>
    <w:rsid w:val="00525C21"/>
    <w:rsid w:val="0055530F"/>
    <w:rsid w:val="005A4EA8"/>
    <w:rsid w:val="005B1C43"/>
    <w:rsid w:val="005B78FE"/>
    <w:rsid w:val="005D2803"/>
    <w:rsid w:val="00605B79"/>
    <w:rsid w:val="00612385"/>
    <w:rsid w:val="006203E9"/>
    <w:rsid w:val="00633B81"/>
    <w:rsid w:val="006567AA"/>
    <w:rsid w:val="00657DDF"/>
    <w:rsid w:val="00694080"/>
    <w:rsid w:val="00696FD4"/>
    <w:rsid w:val="006A5F5B"/>
    <w:rsid w:val="006A7962"/>
    <w:rsid w:val="006B030E"/>
    <w:rsid w:val="006B2E01"/>
    <w:rsid w:val="006C19D2"/>
    <w:rsid w:val="006E0149"/>
    <w:rsid w:val="0070394E"/>
    <w:rsid w:val="007567AE"/>
    <w:rsid w:val="007577CD"/>
    <w:rsid w:val="007630D4"/>
    <w:rsid w:val="0076716A"/>
    <w:rsid w:val="00776C8E"/>
    <w:rsid w:val="00797743"/>
    <w:rsid w:val="007A5EEB"/>
    <w:rsid w:val="007F106E"/>
    <w:rsid w:val="008306C3"/>
    <w:rsid w:val="00834044"/>
    <w:rsid w:val="00865542"/>
    <w:rsid w:val="00877D3F"/>
    <w:rsid w:val="008B2037"/>
    <w:rsid w:val="008B2135"/>
    <w:rsid w:val="008D5BCC"/>
    <w:rsid w:val="008D7EB3"/>
    <w:rsid w:val="008E6CA1"/>
    <w:rsid w:val="008F2EDF"/>
    <w:rsid w:val="00967270"/>
    <w:rsid w:val="009843F4"/>
    <w:rsid w:val="00984CFA"/>
    <w:rsid w:val="0099017A"/>
    <w:rsid w:val="009D0278"/>
    <w:rsid w:val="009E532D"/>
    <w:rsid w:val="00A00107"/>
    <w:rsid w:val="00A22F5C"/>
    <w:rsid w:val="00A278FC"/>
    <w:rsid w:val="00A35A9A"/>
    <w:rsid w:val="00A55C51"/>
    <w:rsid w:val="00A62300"/>
    <w:rsid w:val="00AA3A97"/>
    <w:rsid w:val="00AC24CA"/>
    <w:rsid w:val="00AE7A51"/>
    <w:rsid w:val="00B06E78"/>
    <w:rsid w:val="00B45E5B"/>
    <w:rsid w:val="00B47019"/>
    <w:rsid w:val="00B52720"/>
    <w:rsid w:val="00B62867"/>
    <w:rsid w:val="00B735EF"/>
    <w:rsid w:val="00B81B7B"/>
    <w:rsid w:val="00B83AD4"/>
    <w:rsid w:val="00B91B39"/>
    <w:rsid w:val="00BA22CA"/>
    <w:rsid w:val="00BA44E0"/>
    <w:rsid w:val="00BB2F5E"/>
    <w:rsid w:val="00BC7524"/>
    <w:rsid w:val="00BF1A72"/>
    <w:rsid w:val="00C26690"/>
    <w:rsid w:val="00C51677"/>
    <w:rsid w:val="00C656A1"/>
    <w:rsid w:val="00C658E9"/>
    <w:rsid w:val="00C67E7D"/>
    <w:rsid w:val="00C97C85"/>
    <w:rsid w:val="00CF66D1"/>
    <w:rsid w:val="00D1223A"/>
    <w:rsid w:val="00D3421E"/>
    <w:rsid w:val="00D66560"/>
    <w:rsid w:val="00D86E80"/>
    <w:rsid w:val="00D94368"/>
    <w:rsid w:val="00DC5AFA"/>
    <w:rsid w:val="00DF4EBC"/>
    <w:rsid w:val="00DF7616"/>
    <w:rsid w:val="00E131BB"/>
    <w:rsid w:val="00E25BF7"/>
    <w:rsid w:val="00E408A4"/>
    <w:rsid w:val="00E61E85"/>
    <w:rsid w:val="00E70212"/>
    <w:rsid w:val="00E84ECD"/>
    <w:rsid w:val="00ED1FCF"/>
    <w:rsid w:val="00EE6D08"/>
    <w:rsid w:val="00F349AF"/>
    <w:rsid w:val="00F414BA"/>
    <w:rsid w:val="00F43C89"/>
    <w:rsid w:val="00F82B98"/>
    <w:rsid w:val="00F8335C"/>
    <w:rsid w:val="00FA1D16"/>
    <w:rsid w:val="00FD3718"/>
    <w:rsid w:val="00FD5950"/>
    <w:rsid w:val="00FE242E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238D1A5"/>
  <w15:docId w15:val="{00D506F0-B9DA-402B-B7D9-202EAD68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20" w:line="276" w:lineRule="auto"/>
      <w:jc w:val="both"/>
    </w:pPr>
    <w:rPr>
      <w:rFonts w:ascii="Arial" w:eastAsia="Arial" w:hAnsi="Arial" w:cs="Arial"/>
      <w:color w:val="000000"/>
      <w:lang w:val="cs-CZ" w:eastAsia="hi-IN" w:bidi="hi-IN"/>
    </w:rPr>
  </w:style>
  <w:style w:type="paragraph" w:styleId="Heading1">
    <w:name w:val="heading 1"/>
    <w:basedOn w:val="Normln1"/>
    <w:next w:val="BodyText"/>
    <w:qFormat/>
    <w:pPr>
      <w:keepNext/>
      <w:keepLines/>
      <w:spacing w:before="200" w:after="60"/>
      <w:outlineLvl w:val="0"/>
    </w:pPr>
    <w:rPr>
      <w:b/>
      <w:color w:val="000000"/>
      <w:sz w:val="22"/>
      <w:szCs w:val="22"/>
    </w:rPr>
  </w:style>
  <w:style w:type="paragraph" w:styleId="Heading2">
    <w:name w:val="heading 2"/>
    <w:basedOn w:val="Normln1"/>
    <w:next w:val="BodyText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ln1"/>
    <w:next w:val="BodyText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ln1"/>
    <w:next w:val="BodyText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ln1"/>
    <w:next w:val="BodyText"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ln1"/>
    <w:next w:val="BodyText"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rPr>
      <w:u w:val="none"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al"/>
    <w:next w:val="BodyText"/>
    <w:pPr>
      <w:keepNext/>
      <w:spacing w:before="240"/>
    </w:pPr>
    <w:rPr>
      <w:rFonts w:eastAsia="Microsoft YaHei" w:cs="Lucida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Lucida Sans"/>
    </w:rPr>
  </w:style>
  <w:style w:type="paragraph" w:customStyle="1" w:styleId="Popisek">
    <w:name w:val="Popisek"/>
    <w:basedOn w:val="Normal"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customStyle="1" w:styleId="Rejstk">
    <w:name w:val="Rejstřík"/>
    <w:basedOn w:val="Normal"/>
    <w:pPr>
      <w:suppressLineNumbers/>
    </w:pPr>
    <w:rPr>
      <w:rFonts w:cs="Lucida Sans"/>
    </w:rPr>
  </w:style>
  <w:style w:type="paragraph" w:customStyle="1" w:styleId="Normln1">
    <w:name w:val="Normální1"/>
    <w:pPr>
      <w:suppressAutoHyphens/>
      <w:spacing w:after="120" w:line="276" w:lineRule="auto"/>
      <w:jc w:val="both"/>
    </w:pPr>
    <w:rPr>
      <w:rFonts w:ascii="Arial" w:eastAsia="Arial" w:hAnsi="Arial" w:cs="Arial"/>
      <w:lang w:val="cs-CZ" w:eastAsia="hi-IN" w:bidi="hi-IN"/>
    </w:rPr>
  </w:style>
  <w:style w:type="paragraph" w:styleId="Title">
    <w:name w:val="Title"/>
    <w:basedOn w:val="Normln1"/>
    <w:next w:val="Subtitle"/>
    <w:qFormat/>
    <w:pPr>
      <w:keepNext/>
      <w:keepLines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/>
      <w:bCs/>
      <w:color w:val="000000"/>
      <w:sz w:val="40"/>
      <w:szCs w:val="40"/>
    </w:rPr>
  </w:style>
  <w:style w:type="paragraph" w:styleId="Subtitle">
    <w:name w:val="Subtitle"/>
    <w:basedOn w:val="Normln1"/>
    <w:next w:val="BodyText"/>
    <w:qFormat/>
    <w:pPr>
      <w:keepNext/>
      <w:keepLines/>
      <w:spacing w:before="180" w:after="0" w:line="100" w:lineRule="atLeast"/>
      <w:jc w:val="left"/>
    </w:pPr>
    <w:rPr>
      <w:b/>
      <w:i/>
      <w:iCs/>
      <w:color w:val="000000"/>
      <w:sz w:val="32"/>
      <w:szCs w:val="32"/>
    </w:r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itulek1">
    <w:name w:val="Titulek1"/>
    <w:basedOn w:val="Normal"/>
    <w:next w:val="Normal"/>
    <w:pPr>
      <w:spacing w:after="200" w:line="100" w:lineRule="atLeast"/>
      <w:jc w:val="center"/>
    </w:pPr>
    <w:rPr>
      <w:bCs/>
      <w:color w:val="auto"/>
      <w:sz w:val="18"/>
      <w:szCs w:val="18"/>
    </w:rPr>
  </w:style>
  <w:style w:type="paragraph" w:customStyle="1" w:styleId="Obsahtabulky">
    <w:name w:val="Obsah tabulky"/>
    <w:basedOn w:val="Normal"/>
    <w:pPr>
      <w:suppressLineNumbers/>
    </w:pPr>
  </w:style>
  <w:style w:type="table" w:styleId="TableGrid">
    <w:name w:val="Table Grid"/>
    <w:basedOn w:val="TableNormal"/>
    <w:uiPriority w:val="39"/>
    <w:rsid w:val="00877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next w:val="Normal"/>
    <w:rsid w:val="00877D3F"/>
    <w:pPr>
      <w:tabs>
        <w:tab w:val="left" w:pos="1360"/>
      </w:tabs>
      <w:suppressAutoHyphens w:val="0"/>
      <w:spacing w:after="240" w:line="210" w:lineRule="atLeast"/>
    </w:pPr>
    <w:rPr>
      <w:rFonts w:eastAsia="MS Mincho" w:cs="Times New Roman"/>
      <w:color w:val="auto"/>
      <w:sz w:val="18"/>
      <w:lang w:val="en-GB" w:eastAsia="ja-JP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834044"/>
    <w:rPr>
      <w:rFonts w:cs="Mangal"/>
      <w:b/>
      <w:bCs/>
      <w:szCs w:val="18"/>
    </w:rPr>
  </w:style>
  <w:style w:type="paragraph" w:customStyle="1" w:styleId="TAL">
    <w:name w:val="TAL"/>
    <w:basedOn w:val="Normal"/>
    <w:rsid w:val="001546E6"/>
    <w:pPr>
      <w:keepNext/>
      <w:keepLines/>
      <w:suppressAutoHyphens w:val="0"/>
      <w:spacing w:after="0" w:line="240" w:lineRule="auto"/>
      <w:jc w:val="left"/>
    </w:pPr>
    <w:rPr>
      <w:rFonts w:eastAsia="MS Mincho" w:cs="Times New Roman"/>
      <w:color w:val="auto"/>
      <w:sz w:val="18"/>
      <w:lang w:val="en-GB" w:eastAsia="en-US" w:bidi="ar-SA"/>
    </w:rPr>
  </w:style>
  <w:style w:type="paragraph" w:customStyle="1" w:styleId="Tabletitle">
    <w:name w:val="Table title"/>
    <w:basedOn w:val="Normal"/>
    <w:next w:val="Normal"/>
    <w:uiPriority w:val="99"/>
    <w:rsid w:val="006E0149"/>
    <w:pPr>
      <w:keepNext/>
      <w:spacing w:before="120" w:line="230" w:lineRule="exact"/>
      <w:jc w:val="center"/>
    </w:pPr>
    <w:rPr>
      <w:rFonts w:eastAsia="MS Mincho" w:cs="Times New Roman"/>
      <w:b/>
      <w:color w:val="auto"/>
      <w:lang w:val="en-GB" w:eastAsia="ja-JP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3E18"/>
    <w:rPr>
      <w:rFonts w:cs="Mangal"/>
      <w:szCs w:val="18"/>
    </w:rPr>
  </w:style>
  <w:style w:type="character" w:customStyle="1" w:styleId="FootnoteTextChar">
    <w:name w:val="Footnote Text Char"/>
    <w:link w:val="FootnoteText"/>
    <w:uiPriority w:val="99"/>
    <w:semiHidden/>
    <w:rsid w:val="001E3E18"/>
    <w:rPr>
      <w:rFonts w:ascii="Arial" w:eastAsia="Arial" w:hAnsi="Arial" w:cs="Mangal"/>
      <w:color w:val="000000"/>
      <w:szCs w:val="18"/>
      <w:lang w:val="cs-CZ" w:eastAsia="hi-IN" w:bidi="hi-IN"/>
    </w:rPr>
  </w:style>
  <w:style w:type="character" w:styleId="FootnoteReference">
    <w:name w:val="footnote reference"/>
    <w:uiPriority w:val="99"/>
    <w:semiHidden/>
    <w:unhideWhenUsed/>
    <w:rsid w:val="001E3E18"/>
    <w:rPr>
      <w:vertAlign w:val="superscript"/>
    </w:rPr>
  </w:style>
  <w:style w:type="paragraph" w:customStyle="1" w:styleId="Figuretitle">
    <w:name w:val="Figure title"/>
    <w:basedOn w:val="Normal"/>
    <w:next w:val="Normal"/>
    <w:uiPriority w:val="99"/>
    <w:rsid w:val="00B47019"/>
    <w:pPr>
      <w:spacing w:before="220" w:after="220" w:line="230" w:lineRule="atLeast"/>
      <w:jc w:val="center"/>
    </w:pPr>
    <w:rPr>
      <w:rFonts w:eastAsia="MS Mincho" w:cs="Times New Roman"/>
      <w:b/>
      <w:color w:val="auto"/>
      <w:lang w:val="de-DE" w:eastAsia="ja-JP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087A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A80"/>
    <w:pPr>
      <w:spacing w:line="240" w:lineRule="auto"/>
    </w:pPr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A80"/>
    <w:rPr>
      <w:rFonts w:ascii="Arial" w:eastAsia="Arial" w:hAnsi="Arial" w:cs="Mangal"/>
      <w:color w:val="000000"/>
      <w:szCs w:val="18"/>
      <w:lang w:val="cs-CZ"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A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A80"/>
    <w:rPr>
      <w:rFonts w:ascii="Arial" w:eastAsia="Arial" w:hAnsi="Arial" w:cs="Mangal"/>
      <w:b/>
      <w:bCs/>
      <w:color w:val="000000"/>
      <w:szCs w:val="18"/>
      <w:lang w:val="cs-CZ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8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80"/>
    <w:rPr>
      <w:rFonts w:ascii="Tahoma" w:eastAsia="Arial" w:hAnsi="Tahoma" w:cs="Mangal"/>
      <w:color w:val="000000"/>
      <w:sz w:val="16"/>
      <w:szCs w:val="14"/>
      <w:lang w:val="cs-CZ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A4F52-C01E-42B6-8C0B-D6EE1BAC7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3198</Words>
  <Characters>18231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Bureš</dc:creator>
  <cp:lastModifiedBy>Petr Bureš</cp:lastModifiedBy>
  <cp:revision>5</cp:revision>
  <cp:lastPrinted>1900-12-31T23:00:00Z</cp:lastPrinted>
  <dcterms:created xsi:type="dcterms:W3CDTF">2020-01-22T15:22:00Z</dcterms:created>
  <dcterms:modified xsi:type="dcterms:W3CDTF">2020-01-23T10:05:00Z</dcterms:modified>
</cp:coreProperties>
</file>